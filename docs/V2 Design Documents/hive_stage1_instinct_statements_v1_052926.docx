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A37E" w14:textId="77777777" w:rsidR="00EA341A" w:rsidRDefault="00000000">
      <w:pPr>
        <w:spacing w:before="40" w:after="40"/>
      </w:pPr>
      <w:r>
        <w:rPr>
          <w:rFonts w:ascii="Arial" w:hAnsi="Arial"/>
          <w:b/>
          <w:color w:val="3C3489"/>
          <w:sz w:val="52"/>
        </w:rPr>
        <w:t>Hive Typing Engine</w:t>
      </w:r>
    </w:p>
    <w:p w14:paraId="18BAC6B5" w14:textId="77777777" w:rsidR="00EA341A" w:rsidRDefault="00000000">
      <w:pPr>
        <w:spacing w:before="40" w:after="40"/>
      </w:pPr>
      <w:r>
        <w:rPr>
          <w:rFonts w:ascii="Arial" w:hAnsi="Arial"/>
          <w:color w:val="0F6E56"/>
          <w:sz w:val="32"/>
        </w:rPr>
        <w:t>Stage 1 — Instinct Statements</w:t>
      </w:r>
    </w:p>
    <w:p w14:paraId="5065CE7E" w14:textId="77777777" w:rsidR="00EA341A" w:rsidRDefault="00000000">
      <w:pPr>
        <w:spacing w:before="40" w:after="40"/>
      </w:pPr>
      <w:r>
        <w:rPr>
          <w:rFonts w:ascii="Arial" w:hAnsi="Arial"/>
          <w:color w:val="888780"/>
          <w:sz w:val="20"/>
        </w:rPr>
        <w:t>Draft v1 (Slider Design)  ·  May 2026  ·  Cai Delumpa &amp; Monique Breault  ·  CONFIDENTIAL</w:t>
      </w:r>
    </w:p>
    <w:p w14:paraId="6CAF8F36" w14:textId="77777777" w:rsidR="00EA341A" w:rsidRDefault="00EA341A"/>
    <w:p w14:paraId="261609D9" w14:textId="77777777" w:rsidR="00EA341A" w:rsidRDefault="00000000">
      <w:pPr>
        <w:spacing w:before="40" w:after="40"/>
      </w:pPr>
      <w:r>
        <w:rPr>
          <w:rFonts w:ascii="Arial" w:hAnsi="Arial"/>
          <w:b/>
          <w:color w:val="3C3489"/>
          <w:sz w:val="24"/>
        </w:rPr>
        <w:t>Design model</w:t>
      </w:r>
    </w:p>
    <w:p w14:paraId="36848DA5" w14:textId="77777777" w:rsidR="00EA341A" w:rsidRDefault="00000000">
      <w:pPr>
        <w:spacing w:before="40" w:after="40"/>
      </w:pPr>
      <w:r>
        <w:rPr>
          <w:rFonts w:ascii="Arial" w:hAnsi="Arial"/>
          <w:color w:val="444441"/>
        </w:rPr>
        <w:t>Each instinct is probed with five 0–100 slider statements using the same neutral poles as the type statements (“Not like me / Very much like me”). The statements are not written to force separation between the instincts. We use all three instincts, typically with one dominant, one secondary, and one underdeveloped. Each statement is tuned to register how live that survival domain is for the person, so a genuine secondary instinct scores honestly high and an underdeveloped one scores honestly low. Legitimate near-ties (for example, a dominant and secondary a point apart) should reproduce as near-ties rather than being resolved by the instrument.</w:t>
      </w:r>
    </w:p>
    <w:p w14:paraId="163AB52E" w14:textId="77777777" w:rsidR="00EA341A" w:rsidRDefault="00000000">
      <w:pPr>
        <w:spacing w:before="40" w:after="40"/>
      </w:pPr>
      <w:r>
        <w:rPr>
          <w:rFonts w:ascii="Arial" w:hAnsi="Arial"/>
          <w:color w:val="444441"/>
        </w:rPr>
        <w:t>Scoring stays flat. Every statement carries equal weight and raw per-statement scores pass to the AI, which characterizes dominance and confidence from the distribution. No mechanical confidence labels. Lookalike and counter-type discrimination is handled by the open response and the later stages, not engineered into the sliders. One statement per instinct is written so a suppressed or counter-type expression can still endorse it (marked below).</w:t>
      </w:r>
    </w:p>
    <w:p w14:paraId="65456F10" w14:textId="77777777" w:rsidR="00EA341A" w:rsidRDefault="00000000">
      <w:pPr>
        <w:pStyle w:val="ListParagraph"/>
        <w:spacing w:before="40" w:after="40"/>
      </w:pPr>
      <w:r>
        <w:rPr>
          <w:rFonts w:ascii="Arial" w:hAnsi="Arial"/>
          <w:b/>
          <w:color w:val="444441"/>
        </w:rPr>
        <w:t xml:space="preserve">Self-Preservation  —  </w:t>
      </w:r>
      <w:r>
        <w:rPr>
          <w:rFonts w:ascii="Arial" w:hAnsi="Arial"/>
          <w:color w:val="444441"/>
        </w:rPr>
        <w:t>Material and physical wellbeing — resources, comfort, health, security, and protecting the people and things one depends on.</w:t>
      </w:r>
    </w:p>
    <w:p w14:paraId="33C2B259" w14:textId="77777777" w:rsidR="00EA341A" w:rsidRDefault="00000000">
      <w:pPr>
        <w:pStyle w:val="ListParagraph"/>
        <w:spacing w:before="40" w:after="40"/>
      </w:pPr>
      <w:r>
        <w:rPr>
          <w:rFonts w:ascii="Arial" w:hAnsi="Arial"/>
          <w:b/>
          <w:color w:val="444441"/>
        </w:rPr>
        <w:t xml:space="preserve">Social  —  </w:t>
      </w:r>
      <w:r>
        <w:rPr>
          <w:rFonts w:ascii="Arial" w:hAnsi="Arial"/>
          <w:color w:val="444441"/>
        </w:rPr>
        <w:t>The group and one’s place in it — belonging, standing, trust and reciprocity, and reading the social field.</w:t>
      </w:r>
    </w:p>
    <w:p w14:paraId="4F40CBA2" w14:textId="77777777" w:rsidR="00EA341A" w:rsidRDefault="00000000">
      <w:pPr>
        <w:pStyle w:val="ListParagraph"/>
        <w:spacing w:before="40" w:after="40"/>
      </w:pPr>
      <w:r>
        <w:rPr>
          <w:rFonts w:ascii="Arial" w:hAnsi="Arial"/>
          <w:b/>
          <w:color w:val="444441"/>
        </w:rPr>
        <w:t xml:space="preserve">Sexual / One-to-One  —  </w:t>
      </w:r>
      <w:r>
        <w:rPr>
          <w:rFonts w:ascii="Arial" w:hAnsi="Arial"/>
          <w:color w:val="444441"/>
        </w:rPr>
        <w:t>Transmitting outward — magnetized one-to-one attention, asserting what one wants, and having an impact.</w:t>
      </w:r>
    </w:p>
    <w:p w14:paraId="03D0F4C0" w14:textId="77777777" w:rsidR="00EA341A" w:rsidRDefault="00000000">
      <w:pPr>
        <w:spacing w:before="40" w:after="40"/>
      </w:pPr>
      <w:r>
        <w:rPr>
          <w:rFonts w:ascii="Arial" w:hAnsi="Arial"/>
          <w:color w:val="444441"/>
        </w:rPr>
        <w:t>Statement coverage was checked against Sikora’s decomposition of each instinct into three sub-concerns (Preserving: security, well-being/resources, maintenance; Navigating: trust/reciprocity, status/identity, power/influence; Transmitting: broadcasting/narrowcasting, asserting, impressing). The check is used as a coverage map only — the statements stay Narrative-voiced — to ensure no instinct is over-concentrated on a single sub-concern. It is not possible or desirable for five statements to cover three sub-domains evenly; the aim is that a genuine dominant would not under-score for lack of representation.</w:t>
      </w:r>
    </w:p>
    <w:p w14:paraId="024A16A3" w14:textId="77777777" w:rsidR="00EA341A" w:rsidRDefault="00000000">
      <w:pPr>
        <w:spacing w:before="40" w:after="40"/>
      </w:pPr>
      <w:r>
        <w:rPr>
          <w:rFonts w:ascii="Arial" w:hAnsi="Arial"/>
          <w:i/>
          <w:color w:val="5F5E5A"/>
        </w:rPr>
        <w:t>Screen order is SP → SO → SX, placing the more aspirational SX vocabulary last so the person calibrates on two less self-flattering domains first. Three slider screens are followed by a single instinct open-response screen.</w:t>
      </w:r>
    </w:p>
    <w:p w14:paraId="6F53171F" w14:textId="77777777" w:rsidR="00EA341A" w:rsidRDefault="00EA341A"/>
    <w:tbl>
      <w:tblPr>
        <w:tblW w:w="0" w:type="auto"/>
        <w:tblLayout w:type="fixed"/>
        <w:tblLook w:val="04A0" w:firstRow="1" w:lastRow="0" w:firstColumn="1" w:lastColumn="0" w:noHBand="0" w:noVBand="1"/>
      </w:tblPr>
      <w:tblGrid>
        <w:gridCol w:w="9648"/>
      </w:tblGrid>
      <w:tr w:rsidR="00EA341A" w14:paraId="4100F0E0" w14:textId="77777777">
        <w:tc>
          <w:tcPr>
            <w:tcW w:w="9648" w:type="dxa"/>
            <w:shd w:val="clear" w:color="auto" w:fill="FAEEDA"/>
          </w:tcPr>
          <w:p w14:paraId="61AAEB09" w14:textId="77777777" w:rsidR="00EA341A" w:rsidRDefault="00000000">
            <w:pPr>
              <w:spacing w:before="40" w:after="40"/>
            </w:pPr>
            <w:r>
              <w:rPr>
                <w:rFonts w:ascii="Arial" w:hAnsi="Arial"/>
                <w:b/>
                <w:color w:val="854F0B"/>
                <w:sz w:val="26"/>
              </w:rPr>
              <w:t>Screen 1 — Self-Preservation</w:t>
            </w:r>
          </w:p>
          <w:p w14:paraId="7507A2E4" w14:textId="77777777" w:rsidR="00EA341A" w:rsidRDefault="00000000">
            <w:pPr>
              <w:spacing w:before="40" w:after="40"/>
            </w:pPr>
            <w:r>
              <w:rPr>
                <w:rFonts w:ascii="Arial" w:hAnsi="Arial"/>
                <w:b/>
                <w:color w:val="854F0B"/>
                <w:sz w:val="17"/>
              </w:rPr>
              <w:t>Domain: material and physical wellbeing — resources, comfort, health, security, protecting what one depends on.</w:t>
            </w:r>
          </w:p>
        </w:tc>
      </w:tr>
    </w:tbl>
    <w:p w14:paraId="5C25985E" w14:textId="77777777" w:rsidR="00EA341A" w:rsidRDefault="00EA341A">
      <w:pPr>
        <w:spacing w:after="40"/>
      </w:pPr>
    </w:p>
    <w:tbl>
      <w:tblPr>
        <w:tblW w:w="0" w:type="auto"/>
        <w:tblLayout w:type="fixed"/>
        <w:tblLook w:val="04A0" w:firstRow="1" w:lastRow="0" w:firstColumn="1" w:lastColumn="0" w:noHBand="0" w:noVBand="1"/>
      </w:tblPr>
      <w:tblGrid>
        <w:gridCol w:w="1008"/>
        <w:gridCol w:w="2160"/>
        <w:gridCol w:w="3240"/>
        <w:gridCol w:w="3240"/>
      </w:tblGrid>
      <w:tr w:rsidR="00F628C3" w14:paraId="015D1C7B" w14:textId="77777777" w:rsidTr="00B75BD1">
        <w:tc>
          <w:tcPr>
            <w:tcW w:w="1008" w:type="dxa"/>
            <w:shd w:val="clear" w:color="auto" w:fill="F1EFE8"/>
          </w:tcPr>
          <w:p w14:paraId="29532392" w14:textId="77777777" w:rsidR="00F628C3" w:rsidRDefault="00F628C3">
            <w:pPr>
              <w:spacing w:before="40" w:after="40"/>
            </w:pPr>
            <w:r>
              <w:rPr>
                <w:rFonts w:ascii="Courier New" w:hAnsi="Courier New"/>
                <w:b/>
                <w:color w:val="3C3489"/>
                <w:sz w:val="18"/>
              </w:rPr>
              <w:t>I1-SP-1</w:t>
            </w:r>
          </w:p>
        </w:tc>
        <w:tc>
          <w:tcPr>
            <w:tcW w:w="2160" w:type="dxa"/>
            <w:shd w:val="clear" w:color="auto" w:fill="F1EFE8"/>
          </w:tcPr>
          <w:p w14:paraId="75884E36" w14:textId="77777777" w:rsidR="00F628C3" w:rsidRDefault="00F628C3">
            <w:pPr>
              <w:spacing w:before="40" w:after="40"/>
            </w:pPr>
            <w:r>
              <w:rPr>
                <w:rFonts w:ascii="Arial" w:hAnsi="Arial"/>
                <w:b/>
                <w:color w:val="444441"/>
                <w:sz w:val="19"/>
              </w:rPr>
              <w:t>Body &amp; comfort</w:t>
            </w:r>
          </w:p>
        </w:tc>
        <w:tc>
          <w:tcPr>
            <w:tcW w:w="6480" w:type="dxa"/>
            <w:gridSpan w:val="2"/>
            <w:shd w:val="clear" w:color="auto" w:fill="FFFFFF"/>
          </w:tcPr>
          <w:p w14:paraId="08121597" w14:textId="2DDC70F8" w:rsidR="00F628C3" w:rsidDel="00F628C3" w:rsidRDefault="00F628C3">
            <w:pPr>
              <w:spacing w:before="40" w:after="40"/>
              <w:rPr>
                <w:del w:id="0" w:author="Cai Delumpa" w:date="2026-05-29T14:47:00Z" w16du:dateUtc="2026-05-29T21:47:00Z"/>
              </w:rPr>
            </w:pPr>
            <w:del w:id="1" w:author="Cai Delumpa" w:date="2026-05-29T14:47:00Z" w16du:dateUtc="2026-05-29T21:47:00Z">
              <w:r w:rsidDel="00F628C3">
                <w:rPr>
                  <w:rFonts w:ascii="Arial" w:hAnsi="Arial"/>
                  <w:color w:val="444441"/>
                </w:rPr>
                <w:delText>I pay close attention to my physical comfort — things like temperature, hunger, rest, and whether my body feels okay.</w:delText>
              </w:r>
            </w:del>
          </w:p>
          <w:p w14:paraId="2AFB2F94" w14:textId="2B8AD4CA" w:rsidR="00F628C3" w:rsidRDefault="00F628C3">
            <w:pPr>
              <w:spacing w:before="40" w:after="40"/>
            </w:pPr>
            <w:r>
              <w:rPr>
                <w:rFonts w:ascii="Arial" w:hAnsi="Arial"/>
                <w:color w:val="444441"/>
              </w:rPr>
              <w:t>I pay close attention to my physical comfort — things like temperature, hunger, rest, and whether my body feels okay.</w:t>
            </w:r>
          </w:p>
        </w:tc>
      </w:tr>
      <w:tr w:rsidR="00EA341A" w14:paraId="58C9A653" w14:textId="77777777">
        <w:tc>
          <w:tcPr>
            <w:tcW w:w="1008" w:type="dxa"/>
          </w:tcPr>
          <w:p w14:paraId="6C1A5ABF" w14:textId="77777777" w:rsidR="00EA341A" w:rsidRDefault="00EA341A"/>
        </w:tc>
        <w:tc>
          <w:tcPr>
            <w:tcW w:w="2160" w:type="dxa"/>
          </w:tcPr>
          <w:p w14:paraId="4A1836D7" w14:textId="77777777" w:rsidR="00EA341A" w:rsidRDefault="00EA341A"/>
        </w:tc>
        <w:tc>
          <w:tcPr>
            <w:tcW w:w="3240" w:type="dxa"/>
            <w:shd w:val="clear" w:color="auto" w:fill="F1EFE8"/>
          </w:tcPr>
          <w:p w14:paraId="1DFCB93D"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035B188E" w14:textId="77777777" w:rsidR="00EA341A" w:rsidRDefault="00000000">
            <w:pPr>
              <w:spacing w:before="40" w:after="40"/>
              <w:jc w:val="right"/>
            </w:pPr>
            <w:r>
              <w:rPr>
                <w:rFonts w:ascii="Arial" w:hAnsi="Arial"/>
                <w:i/>
                <w:color w:val="888780"/>
                <w:sz w:val="17"/>
              </w:rPr>
              <w:t>Very much like me  →</w:t>
            </w:r>
          </w:p>
        </w:tc>
      </w:tr>
    </w:tbl>
    <w:p w14:paraId="4AFE9478"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F628C3" w14:paraId="448AEA8D" w14:textId="77777777" w:rsidTr="004B68E8">
        <w:tc>
          <w:tcPr>
            <w:tcW w:w="1008" w:type="dxa"/>
            <w:shd w:val="clear" w:color="auto" w:fill="F1EFE8"/>
          </w:tcPr>
          <w:p w14:paraId="2392A307" w14:textId="77777777" w:rsidR="00F628C3" w:rsidRDefault="00F628C3">
            <w:pPr>
              <w:spacing w:before="40" w:after="40"/>
            </w:pPr>
            <w:r>
              <w:rPr>
                <w:rFonts w:ascii="Courier New" w:hAnsi="Courier New"/>
                <w:b/>
                <w:color w:val="3C3489"/>
                <w:sz w:val="18"/>
              </w:rPr>
              <w:t>I1-SP-2</w:t>
            </w:r>
          </w:p>
        </w:tc>
        <w:tc>
          <w:tcPr>
            <w:tcW w:w="2160" w:type="dxa"/>
            <w:shd w:val="clear" w:color="auto" w:fill="F1EFE8"/>
          </w:tcPr>
          <w:p w14:paraId="4B84F871" w14:textId="77777777" w:rsidR="00F628C3" w:rsidRDefault="00F628C3">
            <w:pPr>
              <w:spacing w:before="40" w:after="40"/>
            </w:pPr>
            <w:r>
              <w:rPr>
                <w:rFonts w:ascii="Arial" w:hAnsi="Arial"/>
                <w:b/>
                <w:color w:val="444441"/>
                <w:sz w:val="19"/>
              </w:rPr>
              <w:t>Enough / resources</w:t>
            </w:r>
          </w:p>
        </w:tc>
        <w:tc>
          <w:tcPr>
            <w:tcW w:w="6480" w:type="dxa"/>
            <w:gridSpan w:val="2"/>
            <w:shd w:val="clear" w:color="auto" w:fill="FFFFFF"/>
          </w:tcPr>
          <w:p w14:paraId="281D9814" w14:textId="092CB99D" w:rsidR="00F628C3" w:rsidDel="00F628C3" w:rsidRDefault="00F628C3">
            <w:pPr>
              <w:spacing w:before="40" w:after="40"/>
              <w:rPr>
                <w:del w:id="2" w:author="Cai Delumpa" w:date="2026-05-29T14:48:00Z" w16du:dateUtc="2026-05-29T21:48:00Z"/>
              </w:rPr>
            </w:pPr>
            <w:del w:id="3" w:author="Cai Delumpa" w:date="2026-05-29T14:48:00Z" w16du:dateUtc="2026-05-29T21:48:00Z">
              <w:r w:rsidDel="00F628C3">
                <w:rPr>
                  <w:rFonts w:ascii="Arial" w:hAnsi="Arial"/>
                  <w:color w:val="444441"/>
                </w:rPr>
                <w:delText>I keep a running sense of whether I have enough of what I need: money, supplies, energy, time.</w:delText>
              </w:r>
            </w:del>
          </w:p>
          <w:p w14:paraId="608E0CB8" w14:textId="021EC5F2" w:rsidR="00F628C3" w:rsidRDefault="00F628C3">
            <w:pPr>
              <w:spacing w:before="40" w:after="40"/>
            </w:pPr>
            <w:r>
              <w:rPr>
                <w:rFonts w:ascii="Arial" w:hAnsi="Arial"/>
                <w:color w:val="444441"/>
              </w:rPr>
              <w:t xml:space="preserve">I </w:t>
            </w:r>
            <w:ins w:id="4" w:author="Cai Delumpa" w:date="2026-05-29T15:14:00Z" w16du:dateUtc="2026-05-29T22:14:00Z">
              <w:r w:rsidR="00C644FC">
                <w:rPr>
                  <w:rFonts w:ascii="Arial" w:hAnsi="Arial"/>
                  <w:color w:val="444441"/>
                </w:rPr>
                <w:t xml:space="preserve">keep </w:t>
              </w:r>
            </w:ins>
            <w:del w:id="5" w:author="Cai Delumpa" w:date="2026-05-29T14:48:00Z" w16du:dateUtc="2026-05-29T21:48:00Z">
              <w:r w:rsidDel="00F628C3">
                <w:rPr>
                  <w:rFonts w:ascii="Arial" w:hAnsi="Arial"/>
                  <w:color w:val="444441"/>
                </w:rPr>
                <w:delText>keep a running sense</w:delText>
              </w:r>
            </w:del>
            <w:ins w:id="6" w:author="Cai Delumpa" w:date="2026-05-29T14:48:00Z" w16du:dateUtc="2026-05-29T21:48:00Z">
              <w:r>
                <w:rPr>
                  <w:rFonts w:ascii="Arial" w:hAnsi="Arial"/>
                  <w:color w:val="444441"/>
                </w:rPr>
                <w:t>track</w:t>
              </w:r>
            </w:ins>
            <w:r>
              <w:rPr>
                <w:rFonts w:ascii="Arial" w:hAnsi="Arial"/>
                <w:color w:val="444441"/>
              </w:rPr>
              <w:t xml:space="preserve"> of whether I have enough </w:t>
            </w:r>
            <w:del w:id="7" w:author="Cai Delumpa" w:date="2026-05-29T14:48:00Z" w16du:dateUtc="2026-05-29T21:48:00Z">
              <w:r w:rsidDel="00F628C3">
                <w:rPr>
                  <w:rFonts w:ascii="Arial" w:hAnsi="Arial"/>
                  <w:color w:val="444441"/>
                </w:rPr>
                <w:delText>of what I need</w:delText>
              </w:r>
            </w:del>
            <w:ins w:id="8" w:author="Cai Delumpa" w:date="2026-05-29T14:48:00Z" w16du:dateUtc="2026-05-29T21:48:00Z">
              <w:r>
                <w:rPr>
                  <w:rFonts w:ascii="Arial" w:hAnsi="Arial"/>
                  <w:color w:val="444441"/>
                </w:rPr>
                <w:t>resources</w:t>
              </w:r>
            </w:ins>
            <w:ins w:id="9" w:author="Cai Delumpa" w:date="2026-05-29T14:51:00Z" w16du:dateUtc="2026-05-29T21:51:00Z">
              <w:r>
                <w:rPr>
                  <w:rFonts w:ascii="Arial" w:hAnsi="Arial"/>
                  <w:color w:val="444441"/>
                </w:rPr>
                <w:t xml:space="preserve"> (</w:t>
              </w:r>
              <w:r>
                <w:rPr>
                  <w:rFonts w:ascii="Arial" w:hAnsi="Arial"/>
                  <w:color w:val="444441"/>
                </w:rPr>
                <w:t>money, supplies, energy, time</w:t>
              </w:r>
              <w:r>
                <w:rPr>
                  <w:rFonts w:ascii="Arial" w:hAnsi="Arial"/>
                  <w:color w:val="444441"/>
                </w:rPr>
                <w:t xml:space="preserve">, </w:t>
              </w:r>
              <w:proofErr w:type="spellStart"/>
              <w:r>
                <w:rPr>
                  <w:rFonts w:ascii="Arial" w:hAnsi="Arial"/>
                  <w:color w:val="444441"/>
                </w:rPr>
                <w:t>etc</w:t>
              </w:r>
              <w:proofErr w:type="spellEnd"/>
              <w:r>
                <w:rPr>
                  <w:rFonts w:ascii="Arial" w:hAnsi="Arial"/>
                  <w:color w:val="444441"/>
                </w:rPr>
                <w:t>)</w:t>
              </w:r>
            </w:ins>
            <w:ins w:id="10" w:author="Cai Delumpa" w:date="2026-05-29T14:49:00Z" w16du:dateUtc="2026-05-29T21:49:00Z">
              <w:r>
                <w:rPr>
                  <w:rFonts w:ascii="Arial" w:hAnsi="Arial"/>
                  <w:color w:val="444441"/>
                </w:rPr>
                <w:t xml:space="preserve"> to ensure comfort</w:t>
              </w:r>
            </w:ins>
            <w:ins w:id="11" w:author="Cai Delumpa" w:date="2026-05-29T14:51:00Z" w16du:dateUtc="2026-05-29T21:51:00Z">
              <w:r>
                <w:rPr>
                  <w:rFonts w:ascii="Arial" w:hAnsi="Arial"/>
                  <w:color w:val="444441"/>
                </w:rPr>
                <w:t xml:space="preserve"> and survival</w:t>
              </w:r>
            </w:ins>
            <w:del w:id="12" w:author="Cai Delumpa" w:date="2026-05-29T14:51:00Z" w16du:dateUtc="2026-05-29T21:51:00Z">
              <w:r w:rsidDel="00F628C3">
                <w:rPr>
                  <w:rFonts w:ascii="Arial" w:hAnsi="Arial"/>
                  <w:color w:val="444441"/>
                </w:rPr>
                <w:delText>: money, supplies, energy, time.</w:delText>
              </w:r>
            </w:del>
            <w:ins w:id="13" w:author="Cai Delumpa" w:date="2026-05-29T14:51:00Z" w16du:dateUtc="2026-05-29T21:51:00Z">
              <w:r>
                <w:rPr>
                  <w:rFonts w:ascii="Arial" w:hAnsi="Arial"/>
                  <w:color w:val="444441"/>
                </w:rPr>
                <w:t>.</w:t>
              </w:r>
            </w:ins>
          </w:p>
        </w:tc>
      </w:tr>
      <w:tr w:rsidR="00EA341A" w14:paraId="67B864BA" w14:textId="77777777">
        <w:tc>
          <w:tcPr>
            <w:tcW w:w="1008" w:type="dxa"/>
          </w:tcPr>
          <w:p w14:paraId="2054F8CB" w14:textId="77777777" w:rsidR="00EA341A" w:rsidRDefault="00EA341A"/>
        </w:tc>
        <w:tc>
          <w:tcPr>
            <w:tcW w:w="2160" w:type="dxa"/>
          </w:tcPr>
          <w:p w14:paraId="76D947DA" w14:textId="77777777" w:rsidR="00EA341A" w:rsidRDefault="00EA341A"/>
        </w:tc>
        <w:tc>
          <w:tcPr>
            <w:tcW w:w="3240" w:type="dxa"/>
            <w:shd w:val="clear" w:color="auto" w:fill="F1EFE8"/>
          </w:tcPr>
          <w:p w14:paraId="08A67AAC"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75BCD15A" w14:textId="77777777" w:rsidR="00EA341A" w:rsidRDefault="00000000">
            <w:pPr>
              <w:spacing w:before="40" w:after="40"/>
              <w:jc w:val="right"/>
            </w:pPr>
            <w:r>
              <w:rPr>
                <w:rFonts w:ascii="Arial" w:hAnsi="Arial"/>
                <w:i/>
                <w:color w:val="888780"/>
                <w:sz w:val="17"/>
              </w:rPr>
              <w:t>Very much like me  →</w:t>
            </w:r>
          </w:p>
        </w:tc>
      </w:tr>
    </w:tbl>
    <w:p w14:paraId="27FD1727"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EA5367" w14:paraId="42C67520" w14:textId="77777777" w:rsidTr="00357DAB">
        <w:tc>
          <w:tcPr>
            <w:tcW w:w="1008" w:type="dxa"/>
            <w:shd w:val="clear" w:color="auto" w:fill="F1EFE8"/>
          </w:tcPr>
          <w:p w14:paraId="336DF601" w14:textId="77777777" w:rsidR="00EA5367" w:rsidRDefault="00EA5367">
            <w:pPr>
              <w:spacing w:before="40" w:after="40"/>
            </w:pPr>
            <w:r>
              <w:rPr>
                <w:rFonts w:ascii="Courier New" w:hAnsi="Courier New"/>
                <w:b/>
                <w:color w:val="3C3489"/>
                <w:sz w:val="18"/>
              </w:rPr>
              <w:t>I1-SP-3</w:t>
            </w:r>
          </w:p>
        </w:tc>
        <w:tc>
          <w:tcPr>
            <w:tcW w:w="2160" w:type="dxa"/>
            <w:shd w:val="clear" w:color="auto" w:fill="F1EFE8"/>
          </w:tcPr>
          <w:p w14:paraId="1C835F1B" w14:textId="77777777" w:rsidR="00EA5367" w:rsidRDefault="00EA5367">
            <w:pPr>
              <w:spacing w:before="40" w:after="40"/>
            </w:pPr>
            <w:r>
              <w:rPr>
                <w:rFonts w:ascii="Arial" w:hAnsi="Arial"/>
                <w:b/>
                <w:color w:val="444441"/>
                <w:sz w:val="19"/>
              </w:rPr>
              <w:t>Security (protective)</w:t>
            </w:r>
          </w:p>
        </w:tc>
        <w:tc>
          <w:tcPr>
            <w:tcW w:w="6480" w:type="dxa"/>
            <w:gridSpan w:val="2"/>
            <w:shd w:val="clear" w:color="auto" w:fill="FFFFFF"/>
          </w:tcPr>
          <w:p w14:paraId="2ECE9765" w14:textId="5BFDFB38" w:rsidR="00EA5367" w:rsidDel="00EA5367" w:rsidRDefault="00EA5367" w:rsidP="00EA5367">
            <w:pPr>
              <w:spacing w:before="40" w:after="40"/>
              <w:rPr>
                <w:del w:id="14" w:author="Cai Delumpa" w:date="2026-05-29T15:05:00Z" w16du:dateUtc="2026-05-29T22:05:00Z"/>
              </w:rPr>
              <w:pPrChange w:id="15" w:author="Cai Delumpa" w:date="2026-05-29T15:05:00Z" w16du:dateUtc="2026-05-29T22:05:00Z">
                <w:pPr>
                  <w:spacing w:before="40" w:after="40"/>
                </w:pPr>
              </w:pPrChange>
            </w:pPr>
            <w:del w:id="16" w:author="Cai Delumpa" w:date="2026-05-29T15:05:00Z" w16du:dateUtc="2026-05-29T22:05:00Z">
              <w:r w:rsidDel="00EA5367">
                <w:rPr>
                  <w:rFonts w:ascii="Arial" w:hAnsi="Arial"/>
                  <w:color w:val="444441"/>
                </w:rPr>
                <w:delText>I keep the people and things I depend on safe.</w:delText>
              </w:r>
            </w:del>
          </w:p>
          <w:p w14:paraId="2D9EDE64" w14:textId="5161C4FA" w:rsidR="00EA5367" w:rsidRDefault="00EA5367" w:rsidP="00EA5367">
            <w:pPr>
              <w:spacing w:before="40" w:after="40"/>
            </w:pPr>
            <w:r>
              <w:rPr>
                <w:rFonts w:ascii="Arial" w:hAnsi="Arial"/>
                <w:color w:val="444441"/>
              </w:rPr>
              <w:t>I keep the people and things I depend on safe.</w:t>
            </w:r>
          </w:p>
        </w:tc>
      </w:tr>
      <w:tr w:rsidR="00EA341A" w14:paraId="2CF9EB9C" w14:textId="77777777">
        <w:tc>
          <w:tcPr>
            <w:tcW w:w="1008" w:type="dxa"/>
          </w:tcPr>
          <w:p w14:paraId="52881B73" w14:textId="77777777" w:rsidR="00EA341A" w:rsidRDefault="00EA341A"/>
        </w:tc>
        <w:tc>
          <w:tcPr>
            <w:tcW w:w="2160" w:type="dxa"/>
          </w:tcPr>
          <w:p w14:paraId="4A91E7EA" w14:textId="77777777" w:rsidR="00EA341A" w:rsidRDefault="00EA341A"/>
        </w:tc>
        <w:tc>
          <w:tcPr>
            <w:tcW w:w="3240" w:type="dxa"/>
            <w:shd w:val="clear" w:color="auto" w:fill="F1EFE8"/>
          </w:tcPr>
          <w:p w14:paraId="5A7ACD61"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3425E61E" w14:textId="77777777" w:rsidR="00EA341A" w:rsidRDefault="00000000">
            <w:pPr>
              <w:spacing w:before="40" w:after="40"/>
              <w:jc w:val="right"/>
            </w:pPr>
            <w:r>
              <w:rPr>
                <w:rFonts w:ascii="Arial" w:hAnsi="Arial"/>
                <w:i/>
                <w:color w:val="888780"/>
                <w:sz w:val="17"/>
              </w:rPr>
              <w:t>Very much like me  →</w:t>
            </w:r>
          </w:p>
        </w:tc>
      </w:tr>
    </w:tbl>
    <w:p w14:paraId="0AD089EE" w14:textId="77777777" w:rsidR="00EA341A" w:rsidRDefault="00000000">
      <w:pPr>
        <w:spacing w:before="40" w:after="40"/>
      </w:pPr>
      <w:r>
        <w:rPr>
          <w:rFonts w:ascii="Arial" w:hAnsi="Arial"/>
          <w:i/>
          <w:color w:val="5F5E5A"/>
          <w:sz w:val="17"/>
        </w:rPr>
        <w:t>▸ Security sub-domain (relational/protective). Also counter-type-friendly: SP/2 secures through protecting loved ones, SP/6 through safeguarding what they depend on.</w:t>
      </w:r>
    </w:p>
    <w:p w14:paraId="7D482328"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B30598" w14:paraId="5E6BB194" w14:textId="77777777" w:rsidTr="00367BF0">
        <w:tc>
          <w:tcPr>
            <w:tcW w:w="1008" w:type="dxa"/>
            <w:shd w:val="clear" w:color="auto" w:fill="F1EFE8"/>
          </w:tcPr>
          <w:p w14:paraId="5379C278" w14:textId="77777777" w:rsidR="00B30598" w:rsidRDefault="00B30598">
            <w:pPr>
              <w:spacing w:before="40" w:after="40"/>
            </w:pPr>
            <w:r>
              <w:rPr>
                <w:rFonts w:ascii="Courier New" w:hAnsi="Courier New"/>
                <w:b/>
                <w:color w:val="3C3489"/>
                <w:sz w:val="18"/>
              </w:rPr>
              <w:t>I1-SP-4</w:t>
            </w:r>
          </w:p>
        </w:tc>
        <w:tc>
          <w:tcPr>
            <w:tcW w:w="2160" w:type="dxa"/>
            <w:shd w:val="clear" w:color="auto" w:fill="F1EFE8"/>
          </w:tcPr>
          <w:p w14:paraId="01266910" w14:textId="77777777" w:rsidR="00B30598" w:rsidRDefault="00B30598">
            <w:pPr>
              <w:spacing w:before="40" w:after="40"/>
            </w:pPr>
            <w:r>
              <w:rPr>
                <w:rFonts w:ascii="Arial" w:hAnsi="Arial"/>
                <w:b/>
                <w:color w:val="444441"/>
                <w:sz w:val="19"/>
              </w:rPr>
              <w:t>Self-reliance</w:t>
            </w:r>
          </w:p>
        </w:tc>
        <w:tc>
          <w:tcPr>
            <w:tcW w:w="6480" w:type="dxa"/>
            <w:gridSpan w:val="2"/>
            <w:shd w:val="clear" w:color="auto" w:fill="FFFFFF"/>
          </w:tcPr>
          <w:p w14:paraId="0FF8EECC" w14:textId="2B0D47FF" w:rsidR="00B30598" w:rsidDel="00B30598" w:rsidRDefault="00B30598">
            <w:pPr>
              <w:spacing w:before="40" w:after="40"/>
              <w:rPr>
                <w:del w:id="17" w:author="Cai Delumpa" w:date="2026-05-29T15:05:00Z" w16du:dateUtc="2026-05-29T22:05:00Z"/>
              </w:rPr>
            </w:pPr>
            <w:del w:id="18" w:author="Cai Delumpa" w:date="2026-05-29T15:05:00Z" w16du:dateUtc="2026-05-29T22:05:00Z">
              <w:r w:rsidDel="00B30598">
                <w:rPr>
                  <w:rFonts w:ascii="Arial" w:hAnsi="Arial"/>
                  <w:color w:val="444441"/>
                </w:rPr>
                <w:delText>I tend to handle things myself and build up a reserve, rather than counting on others to come through.</w:delText>
              </w:r>
            </w:del>
          </w:p>
          <w:p w14:paraId="467054A2" w14:textId="47A0F4DC" w:rsidR="00B30598" w:rsidRDefault="00B30598">
            <w:pPr>
              <w:spacing w:before="40" w:after="40"/>
            </w:pPr>
            <w:r>
              <w:rPr>
                <w:rFonts w:ascii="Arial" w:hAnsi="Arial"/>
                <w:color w:val="444441"/>
              </w:rPr>
              <w:t xml:space="preserve">I </w:t>
            </w:r>
            <w:del w:id="19" w:author="Cai Delumpa" w:date="2026-05-29T15:06:00Z" w16du:dateUtc="2026-05-29T22:06:00Z">
              <w:r w:rsidDel="003D6C22">
                <w:rPr>
                  <w:rFonts w:ascii="Arial" w:hAnsi="Arial"/>
                  <w:color w:val="444441"/>
                </w:rPr>
                <w:delText xml:space="preserve">tend </w:delText>
              </w:r>
            </w:del>
            <w:ins w:id="20" w:author="Cai Delumpa" w:date="2026-05-29T15:06:00Z" w16du:dateUtc="2026-05-29T22:06:00Z">
              <w:r w:rsidR="003D6C22">
                <w:rPr>
                  <w:rFonts w:ascii="Arial" w:hAnsi="Arial"/>
                  <w:color w:val="444441"/>
                </w:rPr>
                <w:t>prefer</w:t>
              </w:r>
              <w:r w:rsidR="003D6C22">
                <w:rPr>
                  <w:rFonts w:ascii="Arial" w:hAnsi="Arial"/>
                  <w:color w:val="444441"/>
                </w:rPr>
                <w:t xml:space="preserve"> </w:t>
              </w:r>
            </w:ins>
            <w:r>
              <w:rPr>
                <w:rFonts w:ascii="Arial" w:hAnsi="Arial"/>
                <w:color w:val="444441"/>
              </w:rPr>
              <w:t xml:space="preserve">to handle things myself </w:t>
            </w:r>
            <w:del w:id="21" w:author="Cai Delumpa" w:date="2026-05-29T15:06:00Z" w16du:dateUtc="2026-05-29T22:06:00Z">
              <w:r w:rsidDel="003D6C22">
                <w:rPr>
                  <w:rFonts w:ascii="Arial" w:hAnsi="Arial"/>
                  <w:color w:val="444441"/>
                </w:rPr>
                <w:delText xml:space="preserve">and build up a reserve, </w:delText>
              </w:r>
            </w:del>
            <w:r>
              <w:rPr>
                <w:rFonts w:ascii="Arial" w:hAnsi="Arial"/>
                <w:color w:val="444441"/>
              </w:rPr>
              <w:t>rather than counting on others</w:t>
            </w:r>
            <w:del w:id="22" w:author="Cai Delumpa" w:date="2026-05-29T15:06:00Z" w16du:dateUtc="2026-05-29T22:06:00Z">
              <w:r w:rsidDel="003D6C22">
                <w:rPr>
                  <w:rFonts w:ascii="Arial" w:hAnsi="Arial"/>
                  <w:color w:val="444441"/>
                </w:rPr>
                <w:delText xml:space="preserve"> to come through</w:delText>
              </w:r>
            </w:del>
            <w:r>
              <w:rPr>
                <w:rFonts w:ascii="Arial" w:hAnsi="Arial"/>
                <w:color w:val="444441"/>
              </w:rPr>
              <w:t>.</w:t>
            </w:r>
          </w:p>
        </w:tc>
      </w:tr>
      <w:tr w:rsidR="00EA341A" w14:paraId="59F85CC6" w14:textId="77777777">
        <w:tc>
          <w:tcPr>
            <w:tcW w:w="1008" w:type="dxa"/>
          </w:tcPr>
          <w:p w14:paraId="648855BA" w14:textId="77777777" w:rsidR="00EA341A" w:rsidRDefault="00EA341A"/>
        </w:tc>
        <w:tc>
          <w:tcPr>
            <w:tcW w:w="2160" w:type="dxa"/>
          </w:tcPr>
          <w:p w14:paraId="5D4DAE0A" w14:textId="77777777" w:rsidR="00EA341A" w:rsidRDefault="00EA341A"/>
        </w:tc>
        <w:tc>
          <w:tcPr>
            <w:tcW w:w="3240" w:type="dxa"/>
            <w:shd w:val="clear" w:color="auto" w:fill="F1EFE8"/>
          </w:tcPr>
          <w:p w14:paraId="081A9DF0"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0029ADAC" w14:textId="77777777" w:rsidR="00EA341A" w:rsidRDefault="00000000">
            <w:pPr>
              <w:spacing w:before="40" w:after="40"/>
              <w:jc w:val="right"/>
            </w:pPr>
            <w:r>
              <w:rPr>
                <w:rFonts w:ascii="Arial" w:hAnsi="Arial"/>
                <w:i/>
                <w:color w:val="888780"/>
                <w:sz w:val="17"/>
              </w:rPr>
              <w:t>Very much like me  →</w:t>
            </w:r>
          </w:p>
        </w:tc>
      </w:tr>
    </w:tbl>
    <w:p w14:paraId="280C081A" w14:textId="77777777" w:rsidR="00EA341A" w:rsidRDefault="00000000">
      <w:pPr>
        <w:spacing w:before="40" w:after="40"/>
      </w:pPr>
      <w:r>
        <w:rPr>
          <w:rFonts w:ascii="Arial" w:hAnsi="Arial"/>
          <w:i/>
          <w:color w:val="5F5E5A"/>
          <w:sz w:val="17"/>
        </w:rPr>
        <w:t>▸ Counter-type-inclusive: lets SP/2 (warmth) and SP/6 (anxiety) register the underlying self-reliance concern.</w:t>
      </w:r>
    </w:p>
    <w:p w14:paraId="709F8C15"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A471FD" w14:paraId="76ECEF22" w14:textId="77777777" w:rsidTr="00472C71">
        <w:tc>
          <w:tcPr>
            <w:tcW w:w="1008" w:type="dxa"/>
            <w:shd w:val="clear" w:color="auto" w:fill="F1EFE8"/>
          </w:tcPr>
          <w:p w14:paraId="33CDFC23" w14:textId="77777777" w:rsidR="00A471FD" w:rsidRDefault="00A471FD">
            <w:pPr>
              <w:spacing w:before="40" w:after="40"/>
            </w:pPr>
            <w:r>
              <w:rPr>
                <w:rFonts w:ascii="Courier New" w:hAnsi="Courier New"/>
                <w:b/>
                <w:color w:val="3C3489"/>
                <w:sz w:val="18"/>
              </w:rPr>
              <w:t>I1-SP-5</w:t>
            </w:r>
          </w:p>
        </w:tc>
        <w:tc>
          <w:tcPr>
            <w:tcW w:w="2160" w:type="dxa"/>
            <w:shd w:val="clear" w:color="auto" w:fill="F1EFE8"/>
          </w:tcPr>
          <w:p w14:paraId="004EA3F5" w14:textId="77777777" w:rsidR="00A471FD" w:rsidRDefault="00A471FD">
            <w:pPr>
              <w:spacing w:before="40" w:after="40"/>
            </w:pPr>
            <w:r>
              <w:rPr>
                <w:rFonts w:ascii="Arial" w:hAnsi="Arial"/>
                <w:b/>
                <w:color w:val="444441"/>
                <w:sz w:val="19"/>
              </w:rPr>
              <w:t>Energy direction</w:t>
            </w:r>
          </w:p>
        </w:tc>
        <w:tc>
          <w:tcPr>
            <w:tcW w:w="6480" w:type="dxa"/>
            <w:gridSpan w:val="2"/>
            <w:shd w:val="clear" w:color="auto" w:fill="FFFFFF"/>
          </w:tcPr>
          <w:p w14:paraId="18CA69E0" w14:textId="18D0077D" w:rsidR="00A471FD" w:rsidDel="00A471FD" w:rsidRDefault="00A471FD">
            <w:pPr>
              <w:spacing w:before="40" w:after="40"/>
              <w:rPr>
                <w:del w:id="23" w:author="Cai Delumpa" w:date="2026-05-29T15:06:00Z" w16du:dateUtc="2026-05-29T22:06:00Z"/>
              </w:rPr>
            </w:pPr>
            <w:del w:id="24" w:author="Cai Delumpa" w:date="2026-05-29T15:06:00Z" w16du:dateUtc="2026-05-29T22:06:00Z">
              <w:r w:rsidDel="00A471FD">
                <w:rPr>
                  <w:rFonts w:ascii="Arial" w:hAnsi="Arial"/>
                  <w:color w:val="444441"/>
                </w:rPr>
                <w:delText>I recharge by being on my own, in my own space, with no demands on me.</w:delText>
              </w:r>
            </w:del>
          </w:p>
          <w:p w14:paraId="3CCF473E" w14:textId="291153D9" w:rsidR="00A471FD" w:rsidRDefault="00A471FD">
            <w:pPr>
              <w:spacing w:before="40" w:after="40"/>
            </w:pPr>
            <w:r>
              <w:rPr>
                <w:rFonts w:ascii="Arial" w:hAnsi="Arial"/>
                <w:color w:val="444441"/>
              </w:rPr>
              <w:t>I recharge by being on my own, in my own space, with no demands on me.</w:t>
            </w:r>
          </w:p>
        </w:tc>
      </w:tr>
      <w:tr w:rsidR="00EA341A" w14:paraId="5D13CB7A" w14:textId="77777777">
        <w:tc>
          <w:tcPr>
            <w:tcW w:w="1008" w:type="dxa"/>
          </w:tcPr>
          <w:p w14:paraId="7A9EF4D7" w14:textId="77777777" w:rsidR="00EA341A" w:rsidRDefault="00EA341A"/>
        </w:tc>
        <w:tc>
          <w:tcPr>
            <w:tcW w:w="2160" w:type="dxa"/>
          </w:tcPr>
          <w:p w14:paraId="3F23E84C" w14:textId="77777777" w:rsidR="00EA341A" w:rsidRDefault="00EA341A"/>
        </w:tc>
        <w:tc>
          <w:tcPr>
            <w:tcW w:w="3240" w:type="dxa"/>
            <w:shd w:val="clear" w:color="auto" w:fill="F1EFE8"/>
          </w:tcPr>
          <w:p w14:paraId="5F937FC1"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3898E847" w14:textId="77777777" w:rsidR="00EA341A" w:rsidRDefault="00000000">
            <w:pPr>
              <w:spacing w:before="40" w:after="40"/>
              <w:jc w:val="right"/>
            </w:pPr>
            <w:r>
              <w:rPr>
                <w:rFonts w:ascii="Arial" w:hAnsi="Arial"/>
                <w:i/>
                <w:color w:val="888780"/>
                <w:sz w:val="17"/>
              </w:rPr>
              <w:t>Very much like me  →</w:t>
            </w:r>
          </w:p>
        </w:tc>
      </w:tr>
    </w:tbl>
    <w:p w14:paraId="5B71DF6F" w14:textId="77777777" w:rsidR="00EA341A" w:rsidRDefault="00EA341A">
      <w:pPr>
        <w:spacing w:after="20"/>
      </w:pPr>
    </w:p>
    <w:tbl>
      <w:tblPr>
        <w:tblW w:w="0" w:type="auto"/>
        <w:tblLayout w:type="fixed"/>
        <w:tblLook w:val="04A0" w:firstRow="1" w:lastRow="0" w:firstColumn="1" w:lastColumn="0" w:noHBand="0" w:noVBand="1"/>
      </w:tblPr>
      <w:tblGrid>
        <w:gridCol w:w="9648"/>
      </w:tblGrid>
      <w:tr w:rsidR="00EA341A" w14:paraId="4C3E74BD" w14:textId="77777777">
        <w:tc>
          <w:tcPr>
            <w:tcW w:w="9648" w:type="dxa"/>
            <w:shd w:val="clear" w:color="auto" w:fill="FAEEDA"/>
          </w:tcPr>
          <w:p w14:paraId="3A95968B" w14:textId="77777777" w:rsidR="00EA341A" w:rsidRDefault="00000000">
            <w:pPr>
              <w:spacing w:before="40" w:after="40"/>
            </w:pPr>
            <w:r>
              <w:rPr>
                <w:rFonts w:ascii="Arial" w:hAnsi="Arial"/>
                <w:b/>
                <w:color w:val="854F0B"/>
                <w:sz w:val="26"/>
              </w:rPr>
              <w:t>Screen 2 — Social</w:t>
            </w:r>
          </w:p>
          <w:p w14:paraId="17BD1795" w14:textId="77777777" w:rsidR="00EA341A" w:rsidRDefault="00000000">
            <w:pPr>
              <w:spacing w:before="40" w:after="40"/>
            </w:pPr>
            <w:r>
              <w:rPr>
                <w:rFonts w:ascii="Arial" w:hAnsi="Arial"/>
                <w:b/>
                <w:color w:val="854F0B"/>
                <w:sz w:val="17"/>
              </w:rPr>
              <w:t>Domain: the group and one’s place in it — belonging, standing, trust and reciprocity, reading the social field.</w:t>
            </w:r>
          </w:p>
        </w:tc>
      </w:tr>
    </w:tbl>
    <w:p w14:paraId="131146B0" w14:textId="77777777" w:rsidR="00EA341A" w:rsidRDefault="00EA341A">
      <w:pPr>
        <w:spacing w:after="40"/>
      </w:pPr>
    </w:p>
    <w:tbl>
      <w:tblPr>
        <w:tblW w:w="0" w:type="auto"/>
        <w:tblLayout w:type="fixed"/>
        <w:tblLook w:val="04A0" w:firstRow="1" w:lastRow="0" w:firstColumn="1" w:lastColumn="0" w:noHBand="0" w:noVBand="1"/>
      </w:tblPr>
      <w:tblGrid>
        <w:gridCol w:w="1008"/>
        <w:gridCol w:w="2160"/>
        <w:gridCol w:w="3240"/>
        <w:gridCol w:w="3240"/>
      </w:tblGrid>
      <w:tr w:rsidR="00737A7B" w14:paraId="662D3EC2" w14:textId="77777777" w:rsidTr="00444D18">
        <w:tc>
          <w:tcPr>
            <w:tcW w:w="1008" w:type="dxa"/>
            <w:shd w:val="clear" w:color="auto" w:fill="F1EFE8"/>
          </w:tcPr>
          <w:p w14:paraId="18D1811E" w14:textId="77777777" w:rsidR="00737A7B" w:rsidRDefault="00737A7B">
            <w:pPr>
              <w:spacing w:before="40" w:after="40"/>
            </w:pPr>
            <w:r>
              <w:rPr>
                <w:rFonts w:ascii="Courier New" w:hAnsi="Courier New"/>
                <w:b/>
                <w:color w:val="3C3489"/>
                <w:sz w:val="18"/>
              </w:rPr>
              <w:t>I1-SO-1</w:t>
            </w:r>
          </w:p>
        </w:tc>
        <w:tc>
          <w:tcPr>
            <w:tcW w:w="2160" w:type="dxa"/>
            <w:shd w:val="clear" w:color="auto" w:fill="F1EFE8"/>
          </w:tcPr>
          <w:p w14:paraId="385311B3" w14:textId="77777777" w:rsidR="00737A7B" w:rsidRDefault="00737A7B">
            <w:pPr>
              <w:spacing w:before="40" w:after="40"/>
            </w:pPr>
            <w:r>
              <w:rPr>
                <w:rFonts w:ascii="Arial" w:hAnsi="Arial"/>
                <w:b/>
                <w:color w:val="444441"/>
                <w:sz w:val="19"/>
              </w:rPr>
              <w:t>Place in the group</w:t>
            </w:r>
          </w:p>
        </w:tc>
        <w:tc>
          <w:tcPr>
            <w:tcW w:w="6480" w:type="dxa"/>
            <w:gridSpan w:val="2"/>
            <w:shd w:val="clear" w:color="auto" w:fill="FFFFFF"/>
          </w:tcPr>
          <w:p w14:paraId="20F97804" w14:textId="06C37696" w:rsidR="00737A7B" w:rsidDel="00737A7B" w:rsidRDefault="00737A7B">
            <w:pPr>
              <w:spacing w:before="40" w:after="40"/>
              <w:rPr>
                <w:del w:id="25" w:author="Cai Delumpa" w:date="2026-05-29T15:07:00Z" w16du:dateUtc="2026-05-29T22:07:00Z"/>
              </w:rPr>
            </w:pPr>
            <w:del w:id="26" w:author="Cai Delumpa" w:date="2026-05-29T15:07:00Z" w16du:dateUtc="2026-05-29T22:07:00Z">
              <w:r w:rsidDel="00737A7B">
                <w:rPr>
                  <w:rFonts w:ascii="Arial" w:hAnsi="Arial"/>
                  <w:color w:val="444441"/>
                </w:rPr>
                <w:delText>I’m quietly aware of where I stand in a group and how I’m coming across to the people in it.</w:delText>
              </w:r>
            </w:del>
          </w:p>
          <w:p w14:paraId="148C51DD" w14:textId="41A5065C" w:rsidR="00737A7B" w:rsidRDefault="00737A7B">
            <w:pPr>
              <w:spacing w:before="40" w:after="40"/>
            </w:pPr>
            <w:r>
              <w:rPr>
                <w:rFonts w:ascii="Arial" w:hAnsi="Arial"/>
                <w:color w:val="444441"/>
              </w:rPr>
              <w:t xml:space="preserve">I’m </w:t>
            </w:r>
            <w:del w:id="27" w:author="Cai Delumpa" w:date="2026-05-29T15:07:00Z" w16du:dateUtc="2026-05-29T22:07:00Z">
              <w:r w:rsidDel="00737A7B">
                <w:rPr>
                  <w:rFonts w:ascii="Arial" w:hAnsi="Arial"/>
                  <w:color w:val="444441"/>
                </w:rPr>
                <w:delText>quietly aware of</w:delText>
              </w:r>
            </w:del>
            <w:ins w:id="28" w:author="Cai Delumpa" w:date="2026-05-29T15:07:00Z" w16du:dateUtc="2026-05-29T22:07:00Z">
              <w:r>
                <w:rPr>
                  <w:rFonts w:ascii="Arial" w:hAnsi="Arial"/>
                  <w:color w:val="444441"/>
                </w:rPr>
                <w:t>pay attention to</w:t>
              </w:r>
            </w:ins>
            <w:r>
              <w:rPr>
                <w:rFonts w:ascii="Arial" w:hAnsi="Arial"/>
                <w:color w:val="444441"/>
              </w:rPr>
              <w:t xml:space="preserve"> where I stand in a group and how I’m coming across to the people in it.</w:t>
            </w:r>
          </w:p>
        </w:tc>
      </w:tr>
      <w:tr w:rsidR="00EA341A" w14:paraId="4926AD6C" w14:textId="77777777">
        <w:tc>
          <w:tcPr>
            <w:tcW w:w="1008" w:type="dxa"/>
          </w:tcPr>
          <w:p w14:paraId="70CD9082" w14:textId="77777777" w:rsidR="00EA341A" w:rsidRDefault="00EA341A"/>
        </w:tc>
        <w:tc>
          <w:tcPr>
            <w:tcW w:w="2160" w:type="dxa"/>
          </w:tcPr>
          <w:p w14:paraId="192DCAFB" w14:textId="77777777" w:rsidR="00EA341A" w:rsidRDefault="00EA341A"/>
        </w:tc>
        <w:tc>
          <w:tcPr>
            <w:tcW w:w="3240" w:type="dxa"/>
            <w:shd w:val="clear" w:color="auto" w:fill="F1EFE8"/>
          </w:tcPr>
          <w:p w14:paraId="0CD0CD7D"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4167E0C5" w14:textId="77777777" w:rsidR="00EA341A" w:rsidRDefault="00000000">
            <w:pPr>
              <w:spacing w:before="40" w:after="40"/>
              <w:jc w:val="right"/>
            </w:pPr>
            <w:r>
              <w:rPr>
                <w:rFonts w:ascii="Arial" w:hAnsi="Arial"/>
                <w:i/>
                <w:color w:val="888780"/>
                <w:sz w:val="17"/>
              </w:rPr>
              <w:t>Very much like me  →</w:t>
            </w:r>
          </w:p>
        </w:tc>
      </w:tr>
    </w:tbl>
    <w:p w14:paraId="6BD7E97D"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155652" w14:paraId="3D006489" w14:textId="77777777" w:rsidTr="00821543">
        <w:tc>
          <w:tcPr>
            <w:tcW w:w="1008" w:type="dxa"/>
            <w:shd w:val="clear" w:color="auto" w:fill="F1EFE8"/>
          </w:tcPr>
          <w:p w14:paraId="552557C5" w14:textId="77777777" w:rsidR="00155652" w:rsidRDefault="00155652">
            <w:pPr>
              <w:spacing w:before="40" w:after="40"/>
            </w:pPr>
            <w:r>
              <w:rPr>
                <w:rFonts w:ascii="Courier New" w:hAnsi="Courier New"/>
                <w:b/>
                <w:color w:val="3C3489"/>
                <w:sz w:val="18"/>
              </w:rPr>
              <w:t>I1-SO-2</w:t>
            </w:r>
          </w:p>
        </w:tc>
        <w:tc>
          <w:tcPr>
            <w:tcW w:w="2160" w:type="dxa"/>
            <w:shd w:val="clear" w:color="auto" w:fill="F1EFE8"/>
          </w:tcPr>
          <w:p w14:paraId="14A5080C" w14:textId="77777777" w:rsidR="00155652" w:rsidRDefault="00155652">
            <w:pPr>
              <w:spacing w:before="40" w:after="40"/>
            </w:pPr>
            <w:r>
              <w:rPr>
                <w:rFonts w:ascii="Arial" w:hAnsi="Arial"/>
                <w:b/>
                <w:color w:val="444441"/>
                <w:sz w:val="19"/>
              </w:rPr>
              <w:t>Trust / reciprocity</w:t>
            </w:r>
          </w:p>
        </w:tc>
        <w:tc>
          <w:tcPr>
            <w:tcW w:w="6480" w:type="dxa"/>
            <w:gridSpan w:val="2"/>
            <w:shd w:val="clear" w:color="auto" w:fill="FFFFFF"/>
          </w:tcPr>
          <w:p w14:paraId="6BAAB520" w14:textId="17F0FC83" w:rsidR="00155652" w:rsidDel="00155652" w:rsidRDefault="00155652">
            <w:pPr>
              <w:spacing w:before="40" w:after="40"/>
              <w:rPr>
                <w:del w:id="29" w:author="Cai Delumpa" w:date="2026-05-29T15:08:00Z" w16du:dateUtc="2026-05-29T22:08:00Z"/>
              </w:rPr>
            </w:pPr>
            <w:del w:id="30" w:author="Cai Delumpa" w:date="2026-05-29T15:08:00Z" w16du:dateUtc="2026-05-29T22:08:00Z">
              <w:r w:rsidDel="00155652">
                <w:rPr>
                  <w:rFonts w:ascii="Arial" w:hAnsi="Arial"/>
                  <w:color w:val="444441"/>
                </w:rPr>
                <w:delText>I pay attention to who in a group is reliable and can be counted on, and who can’t.</w:delText>
              </w:r>
            </w:del>
          </w:p>
          <w:p w14:paraId="19E338A2" w14:textId="625B8283" w:rsidR="00155652" w:rsidRDefault="00155652">
            <w:pPr>
              <w:spacing w:before="40" w:after="40"/>
            </w:pPr>
            <w:r>
              <w:rPr>
                <w:rFonts w:ascii="Arial" w:hAnsi="Arial"/>
                <w:color w:val="444441"/>
              </w:rPr>
              <w:t>I pay attention to who in a group is reliable and can be counted on, and who can’t.</w:t>
            </w:r>
          </w:p>
        </w:tc>
      </w:tr>
      <w:tr w:rsidR="00EA341A" w14:paraId="15475F0A" w14:textId="77777777">
        <w:tc>
          <w:tcPr>
            <w:tcW w:w="1008" w:type="dxa"/>
          </w:tcPr>
          <w:p w14:paraId="531DB2C3" w14:textId="77777777" w:rsidR="00EA341A" w:rsidRDefault="00EA341A"/>
        </w:tc>
        <w:tc>
          <w:tcPr>
            <w:tcW w:w="2160" w:type="dxa"/>
          </w:tcPr>
          <w:p w14:paraId="355FB842" w14:textId="77777777" w:rsidR="00EA341A" w:rsidRDefault="00EA341A"/>
        </w:tc>
        <w:tc>
          <w:tcPr>
            <w:tcW w:w="3240" w:type="dxa"/>
            <w:shd w:val="clear" w:color="auto" w:fill="F1EFE8"/>
          </w:tcPr>
          <w:p w14:paraId="342C9884"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2DE3BFF1" w14:textId="77777777" w:rsidR="00EA341A" w:rsidRDefault="00000000">
            <w:pPr>
              <w:spacing w:before="40" w:after="40"/>
              <w:jc w:val="right"/>
            </w:pPr>
            <w:r>
              <w:rPr>
                <w:rFonts w:ascii="Arial" w:hAnsi="Arial"/>
                <w:i/>
                <w:color w:val="888780"/>
                <w:sz w:val="17"/>
              </w:rPr>
              <w:t>Very much like me  →</w:t>
            </w:r>
          </w:p>
        </w:tc>
      </w:tr>
    </w:tbl>
    <w:p w14:paraId="6E15B7FB" w14:textId="77777777" w:rsidR="00EA341A" w:rsidRDefault="00000000">
      <w:pPr>
        <w:spacing w:before="40" w:after="40"/>
      </w:pPr>
      <w:r>
        <w:rPr>
          <w:rFonts w:ascii="Arial" w:hAnsi="Arial"/>
          <w:i/>
          <w:color w:val="5F5E5A"/>
          <w:sz w:val="17"/>
        </w:rPr>
        <w:t>▸ Trust/Reciprocity sub-domain. Replaces a second Status statement to fix double-coverage on standing; reads as social-fabric navigation, not Type 6 threat-scanning.</w:t>
      </w:r>
    </w:p>
    <w:p w14:paraId="523FFE9C"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7C681D" w14:paraId="081C2C37" w14:textId="77777777" w:rsidTr="00CD5192">
        <w:tc>
          <w:tcPr>
            <w:tcW w:w="1008" w:type="dxa"/>
            <w:shd w:val="clear" w:color="auto" w:fill="F1EFE8"/>
          </w:tcPr>
          <w:p w14:paraId="7C178C32" w14:textId="77777777" w:rsidR="007C681D" w:rsidRDefault="007C681D">
            <w:pPr>
              <w:spacing w:before="40" w:after="40"/>
            </w:pPr>
            <w:r>
              <w:rPr>
                <w:rFonts w:ascii="Courier New" w:hAnsi="Courier New"/>
                <w:b/>
                <w:color w:val="3C3489"/>
                <w:sz w:val="18"/>
              </w:rPr>
              <w:t>I1-SO-3</w:t>
            </w:r>
          </w:p>
        </w:tc>
        <w:tc>
          <w:tcPr>
            <w:tcW w:w="2160" w:type="dxa"/>
            <w:shd w:val="clear" w:color="auto" w:fill="F1EFE8"/>
          </w:tcPr>
          <w:p w14:paraId="2E6A5F17" w14:textId="77777777" w:rsidR="007C681D" w:rsidRDefault="007C681D">
            <w:pPr>
              <w:spacing w:before="40" w:after="40"/>
            </w:pPr>
            <w:r>
              <w:rPr>
                <w:rFonts w:ascii="Arial" w:hAnsi="Arial"/>
                <w:b/>
                <w:color w:val="444441"/>
                <w:sz w:val="19"/>
              </w:rPr>
              <w:t>Social landscape</w:t>
            </w:r>
          </w:p>
        </w:tc>
        <w:tc>
          <w:tcPr>
            <w:tcW w:w="6480" w:type="dxa"/>
            <w:gridSpan w:val="2"/>
            <w:shd w:val="clear" w:color="auto" w:fill="FFFFFF"/>
          </w:tcPr>
          <w:p w14:paraId="5AC3664B" w14:textId="2A491CBF" w:rsidR="007C681D" w:rsidDel="007C681D" w:rsidRDefault="007C681D">
            <w:pPr>
              <w:spacing w:before="40" w:after="40"/>
              <w:rPr>
                <w:del w:id="31" w:author="Cai Delumpa" w:date="2026-05-29T15:09:00Z" w16du:dateUtc="2026-05-29T22:09:00Z"/>
              </w:rPr>
            </w:pPr>
            <w:del w:id="32" w:author="Cai Delumpa" w:date="2026-05-29T15:09:00Z" w16du:dateUtc="2026-05-29T22:09:00Z">
              <w:r w:rsidDel="007C681D">
                <w:rPr>
                  <w:rFonts w:ascii="Arial" w:hAnsi="Arial"/>
                  <w:color w:val="444441"/>
                </w:rPr>
                <w:delText>I notice the social landscape — who’s connected to whom, who’s in, who’s on the outside.</w:delText>
              </w:r>
            </w:del>
          </w:p>
          <w:p w14:paraId="3182F5CB" w14:textId="1D016D1B" w:rsidR="007C681D" w:rsidRDefault="007C681D">
            <w:pPr>
              <w:spacing w:before="40" w:after="40"/>
            </w:pPr>
            <w:r>
              <w:rPr>
                <w:rFonts w:ascii="Arial" w:hAnsi="Arial"/>
                <w:color w:val="444441"/>
              </w:rPr>
              <w:t>I notice the social landscape — who’s connected to whom, who’s in, who’s on the outside.</w:t>
            </w:r>
          </w:p>
        </w:tc>
      </w:tr>
      <w:tr w:rsidR="00EA341A" w14:paraId="26B776CE" w14:textId="77777777">
        <w:tc>
          <w:tcPr>
            <w:tcW w:w="1008" w:type="dxa"/>
          </w:tcPr>
          <w:p w14:paraId="3BD8E7B0" w14:textId="77777777" w:rsidR="00EA341A" w:rsidRDefault="00EA341A"/>
        </w:tc>
        <w:tc>
          <w:tcPr>
            <w:tcW w:w="2160" w:type="dxa"/>
          </w:tcPr>
          <w:p w14:paraId="0B3D1D23" w14:textId="77777777" w:rsidR="00EA341A" w:rsidRDefault="00EA341A"/>
        </w:tc>
        <w:tc>
          <w:tcPr>
            <w:tcW w:w="3240" w:type="dxa"/>
            <w:shd w:val="clear" w:color="auto" w:fill="F1EFE8"/>
          </w:tcPr>
          <w:p w14:paraId="42938528"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30682746" w14:textId="77777777" w:rsidR="00EA341A" w:rsidRDefault="00000000">
            <w:pPr>
              <w:spacing w:before="40" w:after="40"/>
              <w:jc w:val="right"/>
            </w:pPr>
            <w:r>
              <w:rPr>
                <w:rFonts w:ascii="Arial" w:hAnsi="Arial"/>
                <w:i/>
                <w:color w:val="888780"/>
                <w:sz w:val="17"/>
              </w:rPr>
              <w:t>Very much like me  →</w:t>
            </w:r>
          </w:p>
        </w:tc>
      </w:tr>
    </w:tbl>
    <w:p w14:paraId="67559686" w14:textId="77777777" w:rsidR="00EA341A" w:rsidRDefault="00000000">
      <w:pPr>
        <w:spacing w:before="40" w:after="40"/>
      </w:pPr>
      <w:r>
        <w:rPr>
          <w:rFonts w:ascii="Arial" w:hAnsi="Arial"/>
          <w:i/>
          <w:color w:val="5F5E5A"/>
          <w:sz w:val="17"/>
        </w:rPr>
        <w:t>▸ Counter-type-inclusive: catches the room-reading SO so SO/9 and SO/8 register even if the “in the mix” statement reads low.</w:t>
      </w:r>
    </w:p>
    <w:p w14:paraId="597C7CC7"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C85FD9" w14:paraId="7B55AEB3" w14:textId="77777777" w:rsidTr="00132374">
        <w:tc>
          <w:tcPr>
            <w:tcW w:w="1008" w:type="dxa"/>
            <w:shd w:val="clear" w:color="auto" w:fill="F1EFE8"/>
          </w:tcPr>
          <w:p w14:paraId="17CBBFED" w14:textId="77777777" w:rsidR="00C85FD9" w:rsidRDefault="00C85FD9">
            <w:pPr>
              <w:spacing w:before="40" w:after="40"/>
            </w:pPr>
            <w:r>
              <w:rPr>
                <w:rFonts w:ascii="Courier New" w:hAnsi="Courier New"/>
                <w:b/>
                <w:color w:val="3C3489"/>
                <w:sz w:val="18"/>
              </w:rPr>
              <w:t>I1-SO-4</w:t>
            </w:r>
          </w:p>
        </w:tc>
        <w:tc>
          <w:tcPr>
            <w:tcW w:w="2160" w:type="dxa"/>
            <w:shd w:val="clear" w:color="auto" w:fill="F1EFE8"/>
          </w:tcPr>
          <w:p w14:paraId="7E8EB492" w14:textId="77777777" w:rsidR="00C85FD9" w:rsidRDefault="00C85FD9">
            <w:pPr>
              <w:spacing w:before="40" w:after="40"/>
            </w:pPr>
            <w:r>
              <w:rPr>
                <w:rFonts w:ascii="Arial" w:hAnsi="Arial"/>
                <w:b/>
                <w:color w:val="444441"/>
                <w:sz w:val="19"/>
              </w:rPr>
              <w:t>Larger belonging</w:t>
            </w:r>
          </w:p>
        </w:tc>
        <w:tc>
          <w:tcPr>
            <w:tcW w:w="6480" w:type="dxa"/>
            <w:gridSpan w:val="2"/>
            <w:shd w:val="clear" w:color="auto" w:fill="FFFFFF"/>
          </w:tcPr>
          <w:p w14:paraId="3C46185D" w14:textId="62E49EE5" w:rsidR="00C85FD9" w:rsidDel="00C85FD9" w:rsidRDefault="00C85FD9">
            <w:pPr>
              <w:spacing w:before="40" w:after="40"/>
              <w:rPr>
                <w:del w:id="33" w:author="Cai Delumpa" w:date="2026-05-29T15:09:00Z" w16du:dateUtc="2026-05-29T22:09:00Z"/>
              </w:rPr>
            </w:pPr>
            <w:r>
              <w:rPr>
                <w:rFonts w:ascii="Arial" w:hAnsi="Arial"/>
                <w:color w:val="444441"/>
              </w:rPr>
              <w:t xml:space="preserve">I </w:t>
            </w:r>
            <w:del w:id="34" w:author="Cai Delumpa" w:date="2026-05-29T15:09:00Z" w16du:dateUtc="2026-05-29T22:09:00Z">
              <w:r w:rsidDel="00C85FD9">
                <w:rPr>
                  <w:rFonts w:ascii="Arial" w:hAnsi="Arial"/>
                  <w:color w:val="444441"/>
                </w:rPr>
                <w:delText xml:space="preserve">feel </w:delText>
              </w:r>
            </w:del>
            <w:ins w:id="35" w:author="Cai Delumpa" w:date="2026-05-29T15:09:00Z" w16du:dateUtc="2026-05-29T22:09:00Z">
              <w:r>
                <w:rPr>
                  <w:rFonts w:ascii="Arial" w:hAnsi="Arial"/>
                  <w:color w:val="444441"/>
                </w:rPr>
                <w:t>am</w:t>
              </w:r>
              <w:r>
                <w:rPr>
                  <w:rFonts w:ascii="Arial" w:hAnsi="Arial"/>
                  <w:color w:val="444441"/>
                </w:rPr>
                <w:t xml:space="preserve"> </w:t>
              </w:r>
            </w:ins>
            <w:r>
              <w:rPr>
                <w:rFonts w:ascii="Arial" w:hAnsi="Arial"/>
                <w:color w:val="444441"/>
              </w:rPr>
              <w:t xml:space="preserve">pulled toward something larger than myself: a cause, a </w:t>
            </w:r>
            <w:r>
              <w:rPr>
                <w:rFonts w:ascii="Arial" w:hAnsi="Arial"/>
                <w:color w:val="444441"/>
              </w:rPr>
              <w:lastRenderedPageBreak/>
              <w:t>community, a group I want to be part of.</w:t>
            </w:r>
          </w:p>
          <w:p w14:paraId="2808F96E" w14:textId="288498F1" w:rsidR="00C85FD9" w:rsidRDefault="00C85FD9">
            <w:pPr>
              <w:spacing w:before="40" w:after="40"/>
            </w:pPr>
            <w:del w:id="36" w:author="Cai Delumpa" w:date="2026-05-29T15:09:00Z" w16du:dateUtc="2026-05-29T22:09:00Z">
              <w:r w:rsidDel="00C85FD9">
                <w:rPr>
                  <w:rFonts w:ascii="Arial" w:hAnsi="Arial"/>
                  <w:color w:val="444441"/>
                </w:rPr>
                <w:delText>I feel pulled toward something larger than myself: a cause, a community, a group I want to be part of.</w:delText>
              </w:r>
            </w:del>
          </w:p>
        </w:tc>
      </w:tr>
      <w:tr w:rsidR="00EA341A" w14:paraId="668D8F13" w14:textId="77777777">
        <w:tc>
          <w:tcPr>
            <w:tcW w:w="1008" w:type="dxa"/>
          </w:tcPr>
          <w:p w14:paraId="211BFCA5" w14:textId="77777777" w:rsidR="00EA341A" w:rsidRDefault="00EA341A"/>
        </w:tc>
        <w:tc>
          <w:tcPr>
            <w:tcW w:w="2160" w:type="dxa"/>
          </w:tcPr>
          <w:p w14:paraId="49B803E8" w14:textId="77777777" w:rsidR="00EA341A" w:rsidRDefault="00EA341A"/>
        </w:tc>
        <w:tc>
          <w:tcPr>
            <w:tcW w:w="3240" w:type="dxa"/>
            <w:shd w:val="clear" w:color="auto" w:fill="F1EFE8"/>
          </w:tcPr>
          <w:p w14:paraId="337ABD70"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06C24995" w14:textId="77777777" w:rsidR="00EA341A" w:rsidRDefault="00000000">
            <w:pPr>
              <w:spacing w:before="40" w:after="40"/>
              <w:jc w:val="right"/>
            </w:pPr>
            <w:r>
              <w:rPr>
                <w:rFonts w:ascii="Arial" w:hAnsi="Arial"/>
                <w:i/>
                <w:color w:val="888780"/>
                <w:sz w:val="17"/>
              </w:rPr>
              <w:t>Very much like me  →</w:t>
            </w:r>
          </w:p>
        </w:tc>
      </w:tr>
    </w:tbl>
    <w:p w14:paraId="5FB6C3B6"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044DE8" w14:paraId="21D09DA1" w14:textId="77777777" w:rsidTr="00442C2F">
        <w:tc>
          <w:tcPr>
            <w:tcW w:w="1008" w:type="dxa"/>
            <w:shd w:val="clear" w:color="auto" w:fill="F1EFE8"/>
          </w:tcPr>
          <w:p w14:paraId="017F07F8" w14:textId="77777777" w:rsidR="00044DE8" w:rsidRDefault="00044DE8">
            <w:pPr>
              <w:spacing w:before="40" w:after="40"/>
            </w:pPr>
            <w:r>
              <w:rPr>
                <w:rFonts w:ascii="Courier New" w:hAnsi="Courier New"/>
                <w:b/>
                <w:color w:val="3C3489"/>
                <w:sz w:val="18"/>
              </w:rPr>
              <w:t>I1-SO-5</w:t>
            </w:r>
          </w:p>
        </w:tc>
        <w:tc>
          <w:tcPr>
            <w:tcW w:w="2160" w:type="dxa"/>
            <w:shd w:val="clear" w:color="auto" w:fill="F1EFE8"/>
          </w:tcPr>
          <w:p w14:paraId="01616953" w14:textId="77777777" w:rsidR="00044DE8" w:rsidRDefault="00044DE8">
            <w:pPr>
              <w:spacing w:before="40" w:after="40"/>
            </w:pPr>
            <w:r>
              <w:rPr>
                <w:rFonts w:ascii="Arial" w:hAnsi="Arial"/>
                <w:b/>
                <w:color w:val="444441"/>
                <w:sz w:val="19"/>
              </w:rPr>
              <w:t>Energy direction</w:t>
            </w:r>
          </w:p>
        </w:tc>
        <w:tc>
          <w:tcPr>
            <w:tcW w:w="6480" w:type="dxa"/>
            <w:gridSpan w:val="2"/>
            <w:shd w:val="clear" w:color="auto" w:fill="FFFFFF"/>
          </w:tcPr>
          <w:p w14:paraId="2FA9EA3F" w14:textId="0EC2482A" w:rsidR="00044DE8" w:rsidDel="00044DE8" w:rsidRDefault="00044DE8">
            <w:pPr>
              <w:spacing w:before="40" w:after="40"/>
              <w:rPr>
                <w:del w:id="37" w:author="Cai Delumpa" w:date="2026-05-29T15:09:00Z" w16du:dateUtc="2026-05-29T22:09:00Z"/>
              </w:rPr>
            </w:pPr>
            <w:del w:id="38" w:author="Cai Delumpa" w:date="2026-05-29T15:09:00Z" w16du:dateUtc="2026-05-29T22:09:00Z">
              <w:r w:rsidDel="00044DE8">
                <w:rPr>
                  <w:rFonts w:ascii="Arial" w:hAnsi="Arial"/>
                  <w:color w:val="444441"/>
                </w:rPr>
                <w:delText>I become energized when I’m in the mix with a group of people.</w:delText>
              </w:r>
            </w:del>
          </w:p>
          <w:p w14:paraId="03319FEB" w14:textId="7722A1C2" w:rsidR="00044DE8" w:rsidRDefault="00044DE8">
            <w:pPr>
              <w:spacing w:before="40" w:after="40"/>
            </w:pPr>
            <w:r>
              <w:rPr>
                <w:rFonts w:ascii="Arial" w:hAnsi="Arial"/>
                <w:color w:val="444441"/>
              </w:rPr>
              <w:t xml:space="preserve">I </w:t>
            </w:r>
            <w:del w:id="39" w:author="Cai Delumpa" w:date="2026-05-29T15:10:00Z" w16du:dateUtc="2026-05-29T22:10:00Z">
              <w:r w:rsidDel="00044DE8">
                <w:rPr>
                  <w:rFonts w:ascii="Arial" w:hAnsi="Arial"/>
                  <w:color w:val="444441"/>
                </w:rPr>
                <w:delText>become energized when I’m in the mix with a group of people</w:delText>
              </w:r>
            </w:del>
            <w:ins w:id="40" w:author="Cai Delumpa" w:date="2026-05-29T15:10:00Z" w16du:dateUtc="2026-05-29T22:10:00Z">
              <w:r>
                <w:rPr>
                  <w:rFonts w:ascii="Arial" w:hAnsi="Arial"/>
                  <w:color w:val="444441"/>
                </w:rPr>
                <w:t>get my energy by being part of a community</w:t>
              </w:r>
            </w:ins>
            <w:r>
              <w:rPr>
                <w:rFonts w:ascii="Arial" w:hAnsi="Arial"/>
                <w:color w:val="444441"/>
              </w:rPr>
              <w:t>.</w:t>
            </w:r>
          </w:p>
        </w:tc>
      </w:tr>
      <w:tr w:rsidR="00EA341A" w14:paraId="1EE210DA" w14:textId="77777777">
        <w:tc>
          <w:tcPr>
            <w:tcW w:w="1008" w:type="dxa"/>
          </w:tcPr>
          <w:p w14:paraId="5B3BDB81" w14:textId="77777777" w:rsidR="00EA341A" w:rsidRDefault="00EA341A"/>
        </w:tc>
        <w:tc>
          <w:tcPr>
            <w:tcW w:w="2160" w:type="dxa"/>
          </w:tcPr>
          <w:p w14:paraId="2260CAEE" w14:textId="77777777" w:rsidR="00EA341A" w:rsidRDefault="00EA341A"/>
        </w:tc>
        <w:tc>
          <w:tcPr>
            <w:tcW w:w="3240" w:type="dxa"/>
            <w:shd w:val="clear" w:color="auto" w:fill="F1EFE8"/>
          </w:tcPr>
          <w:p w14:paraId="7655CD45"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54B0D4D7" w14:textId="77777777" w:rsidR="00EA341A" w:rsidRDefault="00000000">
            <w:pPr>
              <w:spacing w:before="40" w:after="40"/>
              <w:jc w:val="right"/>
            </w:pPr>
            <w:r>
              <w:rPr>
                <w:rFonts w:ascii="Arial" w:hAnsi="Arial"/>
                <w:i/>
                <w:color w:val="888780"/>
                <w:sz w:val="17"/>
              </w:rPr>
              <w:t>Very much like me  →</w:t>
            </w:r>
          </w:p>
        </w:tc>
      </w:tr>
    </w:tbl>
    <w:p w14:paraId="61AD3F61" w14:textId="77777777" w:rsidR="00EA341A" w:rsidRDefault="00EA341A">
      <w:pPr>
        <w:spacing w:after="20"/>
      </w:pPr>
    </w:p>
    <w:tbl>
      <w:tblPr>
        <w:tblW w:w="0" w:type="auto"/>
        <w:tblLayout w:type="fixed"/>
        <w:tblLook w:val="04A0" w:firstRow="1" w:lastRow="0" w:firstColumn="1" w:lastColumn="0" w:noHBand="0" w:noVBand="1"/>
      </w:tblPr>
      <w:tblGrid>
        <w:gridCol w:w="9648"/>
      </w:tblGrid>
      <w:tr w:rsidR="00EA341A" w14:paraId="7243622C" w14:textId="77777777">
        <w:tc>
          <w:tcPr>
            <w:tcW w:w="9648" w:type="dxa"/>
            <w:shd w:val="clear" w:color="auto" w:fill="FAEEDA"/>
          </w:tcPr>
          <w:p w14:paraId="4E655151" w14:textId="77777777" w:rsidR="00EA341A" w:rsidRDefault="00000000">
            <w:pPr>
              <w:spacing w:before="40" w:after="40"/>
            </w:pPr>
            <w:r>
              <w:rPr>
                <w:rFonts w:ascii="Arial" w:hAnsi="Arial"/>
                <w:b/>
                <w:color w:val="854F0B"/>
                <w:sz w:val="26"/>
              </w:rPr>
              <w:t>Screen 3 — Sexual / One-to-One</w:t>
            </w:r>
          </w:p>
          <w:p w14:paraId="1FED6B8A" w14:textId="77777777" w:rsidR="00EA341A" w:rsidRDefault="00000000">
            <w:pPr>
              <w:spacing w:before="40" w:after="40"/>
            </w:pPr>
            <w:r>
              <w:rPr>
                <w:rFonts w:ascii="Arial" w:hAnsi="Arial"/>
                <w:b/>
                <w:color w:val="854F0B"/>
                <w:sz w:val="17"/>
              </w:rPr>
              <w:t>Domain: transmitting outward — magnetized one-to-one attention, asserting what one wants, having an impact.</w:t>
            </w:r>
          </w:p>
        </w:tc>
      </w:tr>
    </w:tbl>
    <w:p w14:paraId="1E1A3868" w14:textId="77777777" w:rsidR="00EA341A" w:rsidRDefault="00EA341A">
      <w:pPr>
        <w:spacing w:after="40"/>
      </w:pPr>
    </w:p>
    <w:tbl>
      <w:tblPr>
        <w:tblW w:w="0" w:type="auto"/>
        <w:tblLayout w:type="fixed"/>
        <w:tblLook w:val="04A0" w:firstRow="1" w:lastRow="0" w:firstColumn="1" w:lastColumn="0" w:noHBand="0" w:noVBand="1"/>
      </w:tblPr>
      <w:tblGrid>
        <w:gridCol w:w="1008"/>
        <w:gridCol w:w="2160"/>
        <w:gridCol w:w="3240"/>
        <w:gridCol w:w="3240"/>
      </w:tblGrid>
      <w:tr w:rsidR="00416CC4" w14:paraId="3E423C8C" w14:textId="77777777" w:rsidTr="00F40D78">
        <w:tc>
          <w:tcPr>
            <w:tcW w:w="1008" w:type="dxa"/>
            <w:shd w:val="clear" w:color="auto" w:fill="F1EFE8"/>
          </w:tcPr>
          <w:p w14:paraId="6EF2C25F" w14:textId="77777777" w:rsidR="00416CC4" w:rsidRDefault="00416CC4">
            <w:pPr>
              <w:spacing w:before="40" w:after="40"/>
            </w:pPr>
            <w:r>
              <w:rPr>
                <w:rFonts w:ascii="Courier New" w:hAnsi="Courier New"/>
                <w:b/>
                <w:color w:val="3C3489"/>
                <w:sz w:val="18"/>
              </w:rPr>
              <w:t>I1-SX-1</w:t>
            </w:r>
          </w:p>
        </w:tc>
        <w:tc>
          <w:tcPr>
            <w:tcW w:w="2160" w:type="dxa"/>
            <w:shd w:val="clear" w:color="auto" w:fill="F1EFE8"/>
          </w:tcPr>
          <w:p w14:paraId="7217B97C" w14:textId="77777777" w:rsidR="00416CC4" w:rsidRDefault="00416CC4">
            <w:pPr>
              <w:spacing w:before="40" w:after="40"/>
            </w:pPr>
            <w:r>
              <w:rPr>
                <w:rFonts w:ascii="Arial" w:hAnsi="Arial"/>
                <w:b/>
                <w:color w:val="444441"/>
                <w:sz w:val="19"/>
              </w:rPr>
              <w:t>Magnetized attention</w:t>
            </w:r>
          </w:p>
        </w:tc>
        <w:tc>
          <w:tcPr>
            <w:tcW w:w="6480" w:type="dxa"/>
            <w:gridSpan w:val="2"/>
            <w:shd w:val="clear" w:color="auto" w:fill="FFFFFF"/>
          </w:tcPr>
          <w:p w14:paraId="36B198D9" w14:textId="3A45880F" w:rsidR="00416CC4" w:rsidDel="00416CC4" w:rsidRDefault="00416CC4">
            <w:pPr>
              <w:spacing w:before="40" w:after="40"/>
              <w:rPr>
                <w:del w:id="41" w:author="Cai Delumpa" w:date="2026-05-29T15:11:00Z" w16du:dateUtc="2026-05-29T22:11:00Z"/>
              </w:rPr>
            </w:pPr>
            <w:del w:id="42" w:author="Cai Delumpa" w:date="2026-05-29T15:11:00Z" w16du:dateUtc="2026-05-29T22:11:00Z">
              <w:r w:rsidDel="00416CC4">
                <w:rPr>
                  <w:rFonts w:ascii="Arial" w:hAnsi="Arial"/>
                  <w:color w:val="444441"/>
                </w:rPr>
                <w:delText>My attention gets pulled strongly toward specific people or things, sometimes to the point of crowding out everything else.</w:delText>
              </w:r>
            </w:del>
          </w:p>
          <w:p w14:paraId="420E6B96" w14:textId="657E3B30" w:rsidR="00416CC4" w:rsidRDefault="00416CC4">
            <w:pPr>
              <w:spacing w:before="40" w:after="40"/>
            </w:pPr>
            <w:r>
              <w:rPr>
                <w:rFonts w:ascii="Arial" w:hAnsi="Arial"/>
                <w:color w:val="444441"/>
              </w:rPr>
              <w:t>My attention gets pulled strongly toward specific people or things, sometimes to the point of crowding out everything else.</w:t>
            </w:r>
          </w:p>
        </w:tc>
      </w:tr>
      <w:tr w:rsidR="00EA341A" w14:paraId="60400C30" w14:textId="77777777">
        <w:tc>
          <w:tcPr>
            <w:tcW w:w="1008" w:type="dxa"/>
          </w:tcPr>
          <w:p w14:paraId="0E19A5A6" w14:textId="77777777" w:rsidR="00EA341A" w:rsidRDefault="00EA341A"/>
        </w:tc>
        <w:tc>
          <w:tcPr>
            <w:tcW w:w="2160" w:type="dxa"/>
          </w:tcPr>
          <w:p w14:paraId="08F47C2B" w14:textId="77777777" w:rsidR="00EA341A" w:rsidRDefault="00EA341A"/>
        </w:tc>
        <w:tc>
          <w:tcPr>
            <w:tcW w:w="3240" w:type="dxa"/>
            <w:shd w:val="clear" w:color="auto" w:fill="F1EFE8"/>
          </w:tcPr>
          <w:p w14:paraId="264C2D34"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536EE47A" w14:textId="77777777" w:rsidR="00EA341A" w:rsidRDefault="00000000">
            <w:pPr>
              <w:spacing w:before="40" w:after="40"/>
              <w:jc w:val="right"/>
            </w:pPr>
            <w:r>
              <w:rPr>
                <w:rFonts w:ascii="Arial" w:hAnsi="Arial"/>
                <w:i/>
                <w:color w:val="888780"/>
                <w:sz w:val="17"/>
              </w:rPr>
              <w:t>Very much like me  →</w:t>
            </w:r>
          </w:p>
        </w:tc>
      </w:tr>
    </w:tbl>
    <w:p w14:paraId="14206E8C"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416CC4" w14:paraId="73350FA8" w14:textId="77777777" w:rsidTr="00D66E6D">
        <w:tc>
          <w:tcPr>
            <w:tcW w:w="1008" w:type="dxa"/>
            <w:shd w:val="clear" w:color="auto" w:fill="F1EFE8"/>
          </w:tcPr>
          <w:p w14:paraId="3B3DB3EC" w14:textId="77777777" w:rsidR="00416CC4" w:rsidRDefault="00416CC4">
            <w:pPr>
              <w:spacing w:before="40" w:after="40"/>
            </w:pPr>
            <w:r>
              <w:rPr>
                <w:rFonts w:ascii="Courier New" w:hAnsi="Courier New"/>
                <w:b/>
                <w:color w:val="3C3489"/>
                <w:sz w:val="18"/>
              </w:rPr>
              <w:t>I1-SX-2</w:t>
            </w:r>
          </w:p>
        </w:tc>
        <w:tc>
          <w:tcPr>
            <w:tcW w:w="2160" w:type="dxa"/>
            <w:shd w:val="clear" w:color="auto" w:fill="F1EFE8"/>
          </w:tcPr>
          <w:p w14:paraId="492C2E04" w14:textId="77777777" w:rsidR="00416CC4" w:rsidRDefault="00416CC4">
            <w:pPr>
              <w:spacing w:before="40" w:after="40"/>
            </w:pPr>
            <w:r>
              <w:rPr>
                <w:rFonts w:ascii="Arial" w:hAnsi="Arial"/>
                <w:b/>
                <w:color w:val="444441"/>
                <w:sz w:val="19"/>
              </w:rPr>
              <w:t>Energy direction</w:t>
            </w:r>
          </w:p>
        </w:tc>
        <w:tc>
          <w:tcPr>
            <w:tcW w:w="6480" w:type="dxa"/>
            <w:gridSpan w:val="2"/>
            <w:shd w:val="clear" w:color="auto" w:fill="FFFFFF"/>
          </w:tcPr>
          <w:p w14:paraId="79246C19" w14:textId="7E18FC83" w:rsidR="00416CC4" w:rsidDel="00416CC4" w:rsidRDefault="00416CC4">
            <w:pPr>
              <w:spacing w:before="40" w:after="40"/>
              <w:rPr>
                <w:del w:id="43" w:author="Cai Delumpa" w:date="2026-05-29T15:11:00Z" w16du:dateUtc="2026-05-29T22:11:00Z"/>
              </w:rPr>
            </w:pPr>
            <w:del w:id="44" w:author="Cai Delumpa" w:date="2026-05-29T15:11:00Z" w16du:dateUtc="2026-05-29T22:11:00Z">
              <w:r w:rsidDel="00416CC4">
                <w:rPr>
                  <w:rFonts w:ascii="Arial" w:hAnsi="Arial"/>
                  <w:color w:val="444441"/>
                </w:rPr>
                <w:delText>I find intense one-to-one conversations energizing.</w:delText>
              </w:r>
            </w:del>
          </w:p>
          <w:p w14:paraId="4FA7CB74" w14:textId="352DB2BF" w:rsidR="00416CC4" w:rsidRDefault="00416CC4">
            <w:pPr>
              <w:spacing w:before="40" w:after="40"/>
            </w:pPr>
            <w:r>
              <w:rPr>
                <w:rFonts w:ascii="Arial" w:hAnsi="Arial"/>
                <w:color w:val="444441"/>
              </w:rPr>
              <w:t>I find intense one-</w:t>
            </w:r>
            <w:del w:id="45" w:author="Cai Delumpa" w:date="2026-05-29T15:11:00Z" w16du:dateUtc="2026-05-29T22:11:00Z">
              <w:r w:rsidDel="00416CC4">
                <w:rPr>
                  <w:rFonts w:ascii="Arial" w:hAnsi="Arial"/>
                  <w:color w:val="444441"/>
                </w:rPr>
                <w:delText>to</w:delText>
              </w:r>
            </w:del>
            <w:ins w:id="46" w:author="Cai Delumpa" w:date="2026-05-29T15:11:00Z" w16du:dateUtc="2026-05-29T22:11:00Z">
              <w:r>
                <w:rPr>
                  <w:rFonts w:ascii="Arial" w:hAnsi="Arial"/>
                  <w:color w:val="444441"/>
                </w:rPr>
                <w:t>on</w:t>
              </w:r>
            </w:ins>
            <w:r>
              <w:rPr>
                <w:rFonts w:ascii="Arial" w:hAnsi="Arial"/>
                <w:color w:val="444441"/>
              </w:rPr>
              <w:t>-one conversations energizing.</w:t>
            </w:r>
          </w:p>
        </w:tc>
      </w:tr>
      <w:tr w:rsidR="00EA341A" w14:paraId="4D92C58E" w14:textId="77777777">
        <w:tc>
          <w:tcPr>
            <w:tcW w:w="1008" w:type="dxa"/>
          </w:tcPr>
          <w:p w14:paraId="55A69D29" w14:textId="77777777" w:rsidR="00EA341A" w:rsidRDefault="00EA341A"/>
        </w:tc>
        <w:tc>
          <w:tcPr>
            <w:tcW w:w="2160" w:type="dxa"/>
          </w:tcPr>
          <w:p w14:paraId="73E814C5" w14:textId="77777777" w:rsidR="00EA341A" w:rsidRDefault="00EA341A"/>
        </w:tc>
        <w:tc>
          <w:tcPr>
            <w:tcW w:w="3240" w:type="dxa"/>
            <w:shd w:val="clear" w:color="auto" w:fill="F1EFE8"/>
          </w:tcPr>
          <w:p w14:paraId="2971B278"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09D86476" w14:textId="77777777" w:rsidR="00EA341A" w:rsidRDefault="00000000">
            <w:pPr>
              <w:spacing w:before="40" w:after="40"/>
              <w:jc w:val="right"/>
            </w:pPr>
            <w:r>
              <w:rPr>
                <w:rFonts w:ascii="Arial" w:hAnsi="Arial"/>
                <w:i/>
                <w:color w:val="888780"/>
                <w:sz w:val="17"/>
              </w:rPr>
              <w:t>Very much like me  →</w:t>
            </w:r>
          </w:p>
        </w:tc>
      </w:tr>
    </w:tbl>
    <w:p w14:paraId="12B1A564"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416CC4" w14:paraId="687AC1A8" w14:textId="77777777" w:rsidTr="006B7612">
        <w:tc>
          <w:tcPr>
            <w:tcW w:w="1008" w:type="dxa"/>
            <w:shd w:val="clear" w:color="auto" w:fill="F1EFE8"/>
          </w:tcPr>
          <w:p w14:paraId="4422A7C6" w14:textId="77777777" w:rsidR="00416CC4" w:rsidRDefault="00416CC4">
            <w:pPr>
              <w:spacing w:before="40" w:after="40"/>
            </w:pPr>
            <w:r>
              <w:rPr>
                <w:rFonts w:ascii="Courier New" w:hAnsi="Courier New"/>
                <w:b/>
                <w:color w:val="3C3489"/>
                <w:sz w:val="18"/>
              </w:rPr>
              <w:t>I1-SX-3</w:t>
            </w:r>
          </w:p>
        </w:tc>
        <w:tc>
          <w:tcPr>
            <w:tcW w:w="2160" w:type="dxa"/>
            <w:shd w:val="clear" w:color="auto" w:fill="F1EFE8"/>
          </w:tcPr>
          <w:p w14:paraId="008B247C" w14:textId="77777777" w:rsidR="00416CC4" w:rsidRDefault="00416CC4">
            <w:pPr>
              <w:spacing w:before="40" w:after="40"/>
            </w:pPr>
            <w:r>
              <w:rPr>
                <w:rFonts w:ascii="Arial" w:hAnsi="Arial"/>
                <w:b/>
                <w:color w:val="444441"/>
                <w:sz w:val="19"/>
              </w:rPr>
              <w:t>Override</w:t>
            </w:r>
          </w:p>
        </w:tc>
        <w:tc>
          <w:tcPr>
            <w:tcW w:w="6480" w:type="dxa"/>
            <w:gridSpan w:val="2"/>
            <w:shd w:val="clear" w:color="auto" w:fill="FFFFFF"/>
          </w:tcPr>
          <w:p w14:paraId="53E11155" w14:textId="75234E31" w:rsidR="00416CC4" w:rsidDel="00416CC4" w:rsidRDefault="00416CC4">
            <w:pPr>
              <w:spacing w:before="40" w:after="40"/>
              <w:rPr>
                <w:del w:id="47" w:author="Cai Delumpa" w:date="2026-05-29T15:11:00Z" w16du:dateUtc="2026-05-29T22:11:00Z"/>
              </w:rPr>
            </w:pPr>
            <w:del w:id="48" w:author="Cai Delumpa" w:date="2026-05-29T15:11:00Z" w16du:dateUtc="2026-05-29T22:11:00Z">
              <w:r w:rsidDel="00416CC4">
                <w:rPr>
                  <w:rFonts w:ascii="Arial" w:hAnsi="Arial"/>
                  <w:color w:val="444441"/>
                </w:rPr>
                <w:delText>When I’m captivated by someone or something, the pull can override my better judgment about what I should be doing.</w:delText>
              </w:r>
            </w:del>
          </w:p>
          <w:p w14:paraId="1CFE727C" w14:textId="557A677D" w:rsidR="00416CC4" w:rsidRDefault="00416CC4">
            <w:pPr>
              <w:spacing w:before="40" w:after="40"/>
            </w:pPr>
            <w:r>
              <w:rPr>
                <w:rFonts w:ascii="Arial" w:hAnsi="Arial"/>
                <w:color w:val="444441"/>
              </w:rPr>
              <w:t>When I’m captivated by someone or something, the pull can override my better judgment about what I should be doing.</w:t>
            </w:r>
          </w:p>
        </w:tc>
      </w:tr>
      <w:tr w:rsidR="00EA341A" w14:paraId="2FD26E29" w14:textId="77777777">
        <w:tc>
          <w:tcPr>
            <w:tcW w:w="1008" w:type="dxa"/>
          </w:tcPr>
          <w:p w14:paraId="4864363A" w14:textId="77777777" w:rsidR="00EA341A" w:rsidRDefault="00EA341A"/>
        </w:tc>
        <w:tc>
          <w:tcPr>
            <w:tcW w:w="2160" w:type="dxa"/>
          </w:tcPr>
          <w:p w14:paraId="47813400" w14:textId="77777777" w:rsidR="00EA341A" w:rsidRDefault="00EA341A"/>
        </w:tc>
        <w:tc>
          <w:tcPr>
            <w:tcW w:w="3240" w:type="dxa"/>
            <w:shd w:val="clear" w:color="auto" w:fill="F1EFE8"/>
          </w:tcPr>
          <w:p w14:paraId="42B4B12D"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28FDE8A3" w14:textId="77777777" w:rsidR="00EA341A" w:rsidRDefault="00000000">
            <w:pPr>
              <w:spacing w:before="40" w:after="40"/>
              <w:jc w:val="right"/>
            </w:pPr>
            <w:r>
              <w:rPr>
                <w:rFonts w:ascii="Arial" w:hAnsi="Arial"/>
                <w:i/>
                <w:color w:val="888780"/>
                <w:sz w:val="17"/>
              </w:rPr>
              <w:t>Very much like me  →</w:t>
            </w:r>
          </w:p>
        </w:tc>
      </w:tr>
    </w:tbl>
    <w:p w14:paraId="36D8F688" w14:textId="77777777" w:rsidR="00EA341A" w:rsidRDefault="00000000">
      <w:pPr>
        <w:spacing w:before="40" w:after="40"/>
      </w:pPr>
      <w:r>
        <w:rPr>
          <w:rFonts w:ascii="Arial" w:hAnsi="Arial"/>
          <w:i/>
          <w:color w:val="5F5E5A"/>
          <w:sz w:val="17"/>
        </w:rPr>
        <w:t>▸ Filters aspirational claimers: endorses the costly, involuntary version rather than the flattering self-image.</w:t>
      </w:r>
    </w:p>
    <w:p w14:paraId="3C769EDE"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9303B1" w14:paraId="4D79B250" w14:textId="77777777" w:rsidTr="00A72090">
        <w:tc>
          <w:tcPr>
            <w:tcW w:w="1008" w:type="dxa"/>
            <w:shd w:val="clear" w:color="auto" w:fill="F1EFE8"/>
          </w:tcPr>
          <w:p w14:paraId="2DB96DDC" w14:textId="77777777" w:rsidR="009303B1" w:rsidRDefault="009303B1">
            <w:pPr>
              <w:spacing w:before="40" w:after="40"/>
            </w:pPr>
            <w:r>
              <w:rPr>
                <w:rFonts w:ascii="Courier New" w:hAnsi="Courier New"/>
                <w:b/>
                <w:color w:val="3C3489"/>
                <w:sz w:val="18"/>
              </w:rPr>
              <w:t>I1-SX-4</w:t>
            </w:r>
          </w:p>
        </w:tc>
        <w:tc>
          <w:tcPr>
            <w:tcW w:w="2160" w:type="dxa"/>
            <w:shd w:val="clear" w:color="auto" w:fill="F1EFE8"/>
          </w:tcPr>
          <w:p w14:paraId="3DB86824" w14:textId="77777777" w:rsidR="009303B1" w:rsidRDefault="009303B1">
            <w:pPr>
              <w:spacing w:before="40" w:after="40"/>
            </w:pPr>
            <w:r>
              <w:rPr>
                <w:rFonts w:ascii="Arial" w:hAnsi="Arial"/>
                <w:b/>
                <w:color w:val="444441"/>
                <w:sz w:val="19"/>
              </w:rPr>
              <w:t>Asserting</w:t>
            </w:r>
          </w:p>
        </w:tc>
        <w:tc>
          <w:tcPr>
            <w:tcW w:w="6480" w:type="dxa"/>
            <w:gridSpan w:val="2"/>
            <w:shd w:val="clear" w:color="auto" w:fill="FFFFFF"/>
          </w:tcPr>
          <w:p w14:paraId="0888417C" w14:textId="6A62B3B2" w:rsidR="009303B1" w:rsidDel="009303B1" w:rsidRDefault="009303B1">
            <w:pPr>
              <w:spacing w:before="40" w:after="40"/>
              <w:rPr>
                <w:del w:id="49" w:author="Cai Delumpa" w:date="2026-05-29T15:12:00Z" w16du:dateUtc="2026-05-29T22:12:00Z"/>
              </w:rPr>
            </w:pPr>
            <w:del w:id="50" w:author="Cai Delumpa" w:date="2026-05-29T15:12:00Z" w16du:dateUtc="2026-05-29T22:12:00Z">
              <w:r w:rsidDel="009303B1">
                <w:rPr>
                  <w:rFonts w:ascii="Arial" w:hAnsi="Arial"/>
                  <w:color w:val="444441"/>
                </w:rPr>
                <w:delText>When I want something, I go after it directly and don’t hold back much.</w:delText>
              </w:r>
            </w:del>
          </w:p>
          <w:p w14:paraId="554EDCCE" w14:textId="25CE0758" w:rsidR="009303B1" w:rsidRDefault="009303B1">
            <w:pPr>
              <w:spacing w:before="40" w:after="40"/>
            </w:pPr>
            <w:r>
              <w:rPr>
                <w:rFonts w:ascii="Arial" w:hAnsi="Arial"/>
                <w:color w:val="444441"/>
              </w:rPr>
              <w:t>When I want something, I go after it directly and don’t hold back</w:t>
            </w:r>
            <w:del w:id="51" w:author="Cai Delumpa" w:date="2026-05-29T15:12:00Z" w16du:dateUtc="2026-05-29T22:12:00Z">
              <w:r w:rsidDel="009303B1">
                <w:rPr>
                  <w:rFonts w:ascii="Arial" w:hAnsi="Arial"/>
                  <w:color w:val="444441"/>
                </w:rPr>
                <w:delText xml:space="preserve"> much</w:delText>
              </w:r>
            </w:del>
            <w:r>
              <w:rPr>
                <w:rFonts w:ascii="Arial" w:hAnsi="Arial"/>
                <w:color w:val="444441"/>
              </w:rPr>
              <w:t>.</w:t>
            </w:r>
          </w:p>
        </w:tc>
      </w:tr>
      <w:tr w:rsidR="00EA341A" w14:paraId="3F320623" w14:textId="77777777">
        <w:tc>
          <w:tcPr>
            <w:tcW w:w="1008" w:type="dxa"/>
          </w:tcPr>
          <w:p w14:paraId="50BA7AFB" w14:textId="77777777" w:rsidR="00EA341A" w:rsidRDefault="00EA341A"/>
        </w:tc>
        <w:tc>
          <w:tcPr>
            <w:tcW w:w="2160" w:type="dxa"/>
          </w:tcPr>
          <w:p w14:paraId="1D0CD9CF" w14:textId="77777777" w:rsidR="00EA341A" w:rsidRDefault="00EA341A"/>
        </w:tc>
        <w:tc>
          <w:tcPr>
            <w:tcW w:w="3240" w:type="dxa"/>
            <w:shd w:val="clear" w:color="auto" w:fill="F1EFE8"/>
          </w:tcPr>
          <w:p w14:paraId="110C9FE3"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2C5E7818" w14:textId="77777777" w:rsidR="00EA341A" w:rsidRDefault="00000000">
            <w:pPr>
              <w:spacing w:before="40" w:after="40"/>
              <w:jc w:val="right"/>
            </w:pPr>
            <w:r>
              <w:rPr>
                <w:rFonts w:ascii="Arial" w:hAnsi="Arial"/>
                <w:i/>
                <w:color w:val="888780"/>
                <w:sz w:val="17"/>
              </w:rPr>
              <w:t>Very much like me  →</w:t>
            </w:r>
          </w:p>
        </w:tc>
      </w:tr>
    </w:tbl>
    <w:p w14:paraId="7D22493F" w14:textId="77777777" w:rsidR="00EA341A" w:rsidRDefault="00000000">
      <w:pPr>
        <w:spacing w:before="40" w:after="40"/>
      </w:pPr>
      <w:r>
        <w:rPr>
          <w:rFonts w:ascii="Arial" w:hAnsi="Arial"/>
          <w:i/>
          <w:color w:val="5F5E5A"/>
          <w:sz w:val="17"/>
        </w:rPr>
        <w:t>▸ Asserting sub-domain (low inhibition, needs-satisfaction). Watch for co-firing with a high Type 8 signal in later stages; acceptable at the instinct layer.</w:t>
      </w:r>
    </w:p>
    <w:p w14:paraId="2761029B" w14:textId="77777777" w:rsidR="00EA341A" w:rsidRDefault="00EA341A">
      <w:pPr>
        <w:spacing w:after="20"/>
      </w:pPr>
    </w:p>
    <w:tbl>
      <w:tblPr>
        <w:tblW w:w="0" w:type="auto"/>
        <w:tblLayout w:type="fixed"/>
        <w:tblLook w:val="04A0" w:firstRow="1" w:lastRow="0" w:firstColumn="1" w:lastColumn="0" w:noHBand="0" w:noVBand="1"/>
      </w:tblPr>
      <w:tblGrid>
        <w:gridCol w:w="1008"/>
        <w:gridCol w:w="2160"/>
        <w:gridCol w:w="3240"/>
        <w:gridCol w:w="3240"/>
      </w:tblGrid>
      <w:tr w:rsidR="00C644FC" w14:paraId="5C3051AC" w14:textId="77777777" w:rsidTr="00707525">
        <w:tc>
          <w:tcPr>
            <w:tcW w:w="1008" w:type="dxa"/>
            <w:shd w:val="clear" w:color="auto" w:fill="F1EFE8"/>
          </w:tcPr>
          <w:p w14:paraId="4FADAC6E" w14:textId="77777777" w:rsidR="00C644FC" w:rsidRDefault="00C644FC">
            <w:pPr>
              <w:spacing w:before="40" w:after="40"/>
            </w:pPr>
            <w:r>
              <w:rPr>
                <w:rFonts w:ascii="Courier New" w:hAnsi="Courier New"/>
                <w:b/>
                <w:color w:val="3C3489"/>
                <w:sz w:val="18"/>
              </w:rPr>
              <w:t>I1-SX-5</w:t>
            </w:r>
          </w:p>
        </w:tc>
        <w:tc>
          <w:tcPr>
            <w:tcW w:w="2160" w:type="dxa"/>
            <w:shd w:val="clear" w:color="auto" w:fill="F1EFE8"/>
          </w:tcPr>
          <w:p w14:paraId="54BCD3AC" w14:textId="77777777" w:rsidR="00C644FC" w:rsidRDefault="00C644FC">
            <w:pPr>
              <w:spacing w:before="40" w:after="40"/>
            </w:pPr>
            <w:r>
              <w:rPr>
                <w:rFonts w:ascii="Arial" w:hAnsi="Arial"/>
                <w:b/>
                <w:color w:val="444441"/>
                <w:sz w:val="19"/>
              </w:rPr>
              <w:t>Impressing</w:t>
            </w:r>
          </w:p>
        </w:tc>
        <w:tc>
          <w:tcPr>
            <w:tcW w:w="6480" w:type="dxa"/>
            <w:gridSpan w:val="2"/>
            <w:shd w:val="clear" w:color="auto" w:fill="FFFFFF"/>
          </w:tcPr>
          <w:p w14:paraId="18E10DBE" w14:textId="76FA9BE7" w:rsidR="00C644FC" w:rsidDel="00C644FC" w:rsidRDefault="00C644FC">
            <w:pPr>
              <w:spacing w:before="40" w:after="40"/>
              <w:rPr>
                <w:del w:id="52" w:author="Cai Delumpa" w:date="2026-05-29T15:13:00Z" w16du:dateUtc="2026-05-29T22:13:00Z"/>
              </w:rPr>
            </w:pPr>
            <w:del w:id="53" w:author="Cai Delumpa" w:date="2026-05-29T15:13:00Z" w16du:dateUtc="2026-05-29T22:13:00Z">
              <w:r w:rsidDel="00C644FC">
                <w:rPr>
                  <w:rFonts w:ascii="Arial" w:hAnsi="Arial"/>
                  <w:color w:val="444441"/>
                </w:rPr>
                <w:delText>I want to have a real impact on the people and things that matter to me, even if I don’t make it obvious.</w:delText>
              </w:r>
            </w:del>
          </w:p>
          <w:p w14:paraId="12CCF71A" w14:textId="5E4BB163" w:rsidR="00C644FC" w:rsidRDefault="00C644FC">
            <w:pPr>
              <w:spacing w:before="40" w:after="40"/>
            </w:pPr>
            <w:r>
              <w:rPr>
                <w:rFonts w:ascii="Arial" w:hAnsi="Arial"/>
                <w:color w:val="444441"/>
              </w:rPr>
              <w:t>I want to have a real impact on the people and things that matter to me, even if I don’t make it obvious.</w:t>
            </w:r>
          </w:p>
        </w:tc>
      </w:tr>
      <w:tr w:rsidR="00EA341A" w14:paraId="2E271F4C" w14:textId="77777777">
        <w:tc>
          <w:tcPr>
            <w:tcW w:w="1008" w:type="dxa"/>
          </w:tcPr>
          <w:p w14:paraId="44BA1A49" w14:textId="77777777" w:rsidR="00EA341A" w:rsidRDefault="00EA341A"/>
        </w:tc>
        <w:tc>
          <w:tcPr>
            <w:tcW w:w="2160" w:type="dxa"/>
          </w:tcPr>
          <w:p w14:paraId="328F4474" w14:textId="77777777" w:rsidR="00EA341A" w:rsidRDefault="00EA341A"/>
        </w:tc>
        <w:tc>
          <w:tcPr>
            <w:tcW w:w="3240" w:type="dxa"/>
            <w:shd w:val="clear" w:color="auto" w:fill="F1EFE8"/>
          </w:tcPr>
          <w:p w14:paraId="3D41D921" w14:textId="77777777" w:rsidR="00EA341A" w:rsidRDefault="00000000">
            <w:pPr>
              <w:spacing w:before="40" w:after="40"/>
            </w:pPr>
            <w:r>
              <w:rPr>
                <w:rFonts w:ascii="Arial" w:hAnsi="Arial"/>
                <w:i/>
                <w:color w:val="888780"/>
                <w:sz w:val="17"/>
              </w:rPr>
              <w:t>←  Not like me</w:t>
            </w:r>
          </w:p>
        </w:tc>
        <w:tc>
          <w:tcPr>
            <w:tcW w:w="3240" w:type="dxa"/>
            <w:shd w:val="clear" w:color="auto" w:fill="F1EFE8"/>
          </w:tcPr>
          <w:p w14:paraId="2233894D" w14:textId="77777777" w:rsidR="00EA341A" w:rsidRDefault="00000000">
            <w:pPr>
              <w:spacing w:before="40" w:after="40"/>
              <w:jc w:val="right"/>
            </w:pPr>
            <w:r>
              <w:rPr>
                <w:rFonts w:ascii="Arial" w:hAnsi="Arial"/>
                <w:i/>
                <w:color w:val="888780"/>
                <w:sz w:val="17"/>
              </w:rPr>
              <w:t>Very much like me  →</w:t>
            </w:r>
          </w:p>
        </w:tc>
      </w:tr>
    </w:tbl>
    <w:p w14:paraId="2DE875A9" w14:textId="77777777" w:rsidR="00EA341A" w:rsidRDefault="00000000">
      <w:pPr>
        <w:spacing w:before="40" w:after="40"/>
      </w:pPr>
      <w:r>
        <w:rPr>
          <w:rFonts w:ascii="Arial" w:hAnsi="Arial"/>
          <w:i/>
          <w:color w:val="5F5E5A"/>
          <w:sz w:val="17"/>
        </w:rPr>
        <w:t>▸ Impressing sub-domain (impact, not legacy). Counter-type-aware: the “even if I don’t make it obvious” clause restores hidden-intensity coverage for SX/5 and SX/9.</w:t>
      </w:r>
    </w:p>
    <w:p w14:paraId="49F6A012" w14:textId="77777777" w:rsidR="00EA341A" w:rsidRDefault="00EA341A">
      <w:pPr>
        <w:spacing w:after="20"/>
      </w:pPr>
    </w:p>
    <w:p w14:paraId="1567BDEA" w14:textId="77777777" w:rsidR="00EA341A" w:rsidRDefault="00EA341A"/>
    <w:tbl>
      <w:tblPr>
        <w:tblW w:w="0" w:type="auto"/>
        <w:tblLook w:val="04A0" w:firstRow="1" w:lastRow="0" w:firstColumn="1" w:lastColumn="0" w:noHBand="0" w:noVBand="1"/>
      </w:tblPr>
      <w:tblGrid>
        <w:gridCol w:w="9648"/>
      </w:tblGrid>
      <w:tr w:rsidR="00EA341A" w14:paraId="6393B0F1" w14:textId="77777777">
        <w:tc>
          <w:tcPr>
            <w:tcW w:w="9648" w:type="dxa"/>
            <w:shd w:val="clear" w:color="auto" w:fill="FAEEDA"/>
          </w:tcPr>
          <w:p w14:paraId="47ED78A6" w14:textId="77777777" w:rsidR="00EA341A" w:rsidRDefault="00000000">
            <w:pPr>
              <w:spacing w:before="40" w:after="40"/>
            </w:pPr>
            <w:r>
              <w:rPr>
                <w:rFonts w:ascii="Arial" w:hAnsi="Arial"/>
                <w:b/>
                <w:color w:val="854F0B"/>
                <w:sz w:val="26"/>
              </w:rPr>
              <w:t>Screen 4 — Instinct open response</w:t>
            </w:r>
          </w:p>
          <w:p w14:paraId="7C3A4C72" w14:textId="77777777" w:rsidR="00EA341A" w:rsidRDefault="00000000">
            <w:pPr>
              <w:spacing w:before="40" w:after="40"/>
            </w:pPr>
            <w:r>
              <w:rPr>
                <w:rFonts w:ascii="Arial" w:hAnsi="Arial"/>
                <w:b/>
                <w:color w:val="854F0B"/>
                <w:sz w:val="17"/>
              </w:rPr>
              <w:t>Single free-text question. Read by the AI for texture and emphasis, not for a forced choice.</w:t>
            </w:r>
          </w:p>
        </w:tc>
      </w:tr>
    </w:tbl>
    <w:p w14:paraId="33F7ED3C" w14:textId="77777777" w:rsidR="00EA341A" w:rsidRDefault="00EA341A">
      <w:pPr>
        <w:spacing w:after="40"/>
      </w:pPr>
    </w:p>
    <w:p w14:paraId="4954EEEA" w14:textId="75B7E434" w:rsidR="00EA341A" w:rsidRDefault="00000000">
      <w:pPr>
        <w:spacing w:before="40" w:after="40"/>
      </w:pPr>
      <w:r>
        <w:rPr>
          <w:rFonts w:ascii="Arial" w:hAnsi="Arial"/>
          <w:color w:val="444441"/>
          <w:sz w:val="23"/>
        </w:rPr>
        <w:lastRenderedPageBreak/>
        <w:t>It’s Sunday night and you’ve got a demanding week ahead. Walk us through what you find yourself doing</w:t>
      </w:r>
      <w:ins w:id="54" w:author="Cai Delumpa" w:date="2026-05-29T15:14:00Z" w16du:dateUtc="2026-05-29T22:14:00Z">
        <w:r w:rsidR="00D14862">
          <w:rPr>
            <w:rFonts w:ascii="Arial" w:hAnsi="Arial"/>
            <w:color w:val="444441"/>
            <w:sz w:val="23"/>
          </w:rPr>
          <w:t xml:space="preserve">. </w:t>
        </w:r>
      </w:ins>
      <w:ins w:id="55" w:author="Cai Delumpa" w:date="2026-05-29T15:15:00Z" w16du:dateUtc="2026-05-29T22:15:00Z">
        <w:r w:rsidR="00D14862">
          <w:rPr>
            <w:rFonts w:ascii="Arial" w:hAnsi="Arial"/>
            <w:color w:val="444441"/>
            <w:sz w:val="23"/>
          </w:rPr>
          <w:t>I</w:t>
        </w:r>
      </w:ins>
      <w:del w:id="56" w:author="Cai Delumpa" w:date="2026-05-29T15:14:00Z" w16du:dateUtc="2026-05-29T22:14:00Z">
        <w:r w:rsidDel="00D14862">
          <w:rPr>
            <w:rFonts w:ascii="Arial" w:hAnsi="Arial"/>
            <w:color w:val="444441"/>
            <w:sz w:val="23"/>
          </w:rPr>
          <w:delText xml:space="preserve"> </w:delText>
        </w:r>
      </w:del>
      <w:ins w:id="57" w:author="Cai Delumpa" w:date="2026-05-29T15:14:00Z" w16du:dateUtc="2026-05-29T22:14:00Z">
        <w:r w:rsidR="00FF20FA">
          <w:rPr>
            <w:rFonts w:ascii="Arial" w:hAnsi="Arial"/>
            <w:color w:val="444441"/>
            <w:sz w:val="23"/>
          </w:rPr>
          <w:t xml:space="preserve">f </w:t>
        </w:r>
      </w:ins>
      <w:del w:id="58" w:author="Cai Delumpa" w:date="2026-05-29T15:14:00Z" w16du:dateUtc="2026-05-29T22:14:00Z">
        <w:r w:rsidDel="00FF20FA">
          <w:rPr>
            <w:rFonts w:ascii="Arial" w:hAnsi="Arial"/>
            <w:color w:val="444441"/>
            <w:sz w:val="23"/>
          </w:rPr>
          <w:delText xml:space="preserve">— and if </w:delText>
        </w:r>
      </w:del>
      <w:r>
        <w:rPr>
          <w:rFonts w:ascii="Arial" w:hAnsi="Arial"/>
          <w:color w:val="444441"/>
          <w:sz w:val="23"/>
        </w:rPr>
        <w:t xml:space="preserve">other people figure into your evening, who are they and </w:t>
      </w:r>
      <w:del w:id="59" w:author="Cai Delumpa" w:date="2026-05-29T15:15:00Z" w16du:dateUtc="2026-05-29T22:15:00Z">
        <w:r w:rsidDel="00D14862">
          <w:rPr>
            <w:rFonts w:ascii="Arial" w:hAnsi="Arial"/>
            <w:color w:val="444441"/>
            <w:sz w:val="23"/>
          </w:rPr>
          <w:delText>how</w:delText>
        </w:r>
      </w:del>
      <w:ins w:id="60" w:author="Cai Delumpa" w:date="2026-05-29T15:15:00Z" w16du:dateUtc="2026-05-29T22:15:00Z">
        <w:r w:rsidR="00D14862">
          <w:rPr>
            <w:rFonts w:ascii="Arial" w:hAnsi="Arial"/>
            <w:color w:val="444441"/>
            <w:sz w:val="23"/>
          </w:rPr>
          <w:t>what role do they play</w:t>
        </w:r>
      </w:ins>
      <w:r>
        <w:rPr>
          <w:rFonts w:ascii="Arial" w:hAnsi="Arial"/>
          <w:color w:val="444441"/>
          <w:sz w:val="23"/>
        </w:rPr>
        <w:t>?</w:t>
      </w:r>
    </w:p>
    <w:p w14:paraId="5A5E51DC" w14:textId="77777777" w:rsidR="00EA341A" w:rsidRDefault="00000000">
      <w:pPr>
        <w:spacing w:before="40" w:after="40"/>
      </w:pPr>
      <w:r>
        <w:rPr>
          <w:rFonts w:ascii="Arial" w:hAnsi="Arial"/>
          <w:i/>
          <w:color w:val="5F5E5A"/>
          <w:sz w:val="17"/>
        </w:rPr>
        <w:t>Design note: concrete and behavioral, so it resists over-claiming and produces usable prose even late in the session. The “if other people figure in, who are they and how” clause is the quiet SO/SX discriminator (a group versus one particular person), while still letting a pure-SP answer come back people-free, which is itself signal.</w:t>
      </w:r>
    </w:p>
    <w:p w14:paraId="6F77505E" w14:textId="77777777" w:rsidR="00EA341A" w:rsidRDefault="00EA341A"/>
    <w:p w14:paraId="4F53121F" w14:textId="77777777" w:rsidR="00EA341A" w:rsidRDefault="00000000">
      <w:pPr>
        <w:spacing w:before="40" w:after="40"/>
        <w:jc w:val="center"/>
      </w:pPr>
      <w:r>
        <w:rPr>
          <w:rFonts w:ascii="Arial" w:hAnsi="Arial"/>
          <w:i/>
          <w:color w:val="888780"/>
          <w:sz w:val="18"/>
        </w:rPr>
        <w:t>End of draft  ·  3 instincts × 5 statements = 15 statements + 1 open response  ·  Awaiting Cai + Mo review</w:t>
      </w:r>
    </w:p>
    <w:sectPr w:rsidR="00EA341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367905">
    <w:abstractNumId w:val="8"/>
  </w:num>
  <w:num w:numId="2" w16cid:durableId="1276255025">
    <w:abstractNumId w:val="6"/>
  </w:num>
  <w:num w:numId="3" w16cid:durableId="725640495">
    <w:abstractNumId w:val="5"/>
  </w:num>
  <w:num w:numId="4" w16cid:durableId="1991787422">
    <w:abstractNumId w:val="4"/>
  </w:num>
  <w:num w:numId="5" w16cid:durableId="198594758">
    <w:abstractNumId w:val="7"/>
  </w:num>
  <w:num w:numId="6" w16cid:durableId="1194229357">
    <w:abstractNumId w:val="3"/>
  </w:num>
  <w:num w:numId="7" w16cid:durableId="857547873">
    <w:abstractNumId w:val="2"/>
  </w:num>
  <w:num w:numId="8" w16cid:durableId="816187645">
    <w:abstractNumId w:val="1"/>
  </w:num>
  <w:num w:numId="9" w16cid:durableId="9111636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 Delumpa">
    <w15:presenceInfo w15:providerId="AD" w15:userId="S::cai@hiveleadership.com::4d4650c1-9532-411b-b037-d035ad6d75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E8"/>
    <w:rsid w:val="0006063C"/>
    <w:rsid w:val="0015074B"/>
    <w:rsid w:val="00155652"/>
    <w:rsid w:val="0029639D"/>
    <w:rsid w:val="00326F90"/>
    <w:rsid w:val="003363D1"/>
    <w:rsid w:val="003D6C22"/>
    <w:rsid w:val="00416CC4"/>
    <w:rsid w:val="00737A7B"/>
    <w:rsid w:val="007C681D"/>
    <w:rsid w:val="009303B1"/>
    <w:rsid w:val="00A471FD"/>
    <w:rsid w:val="00AA1D8D"/>
    <w:rsid w:val="00B30598"/>
    <w:rsid w:val="00B47730"/>
    <w:rsid w:val="00C644FC"/>
    <w:rsid w:val="00C85FD9"/>
    <w:rsid w:val="00CB0664"/>
    <w:rsid w:val="00D14862"/>
    <w:rsid w:val="00EA341A"/>
    <w:rsid w:val="00EA5367"/>
    <w:rsid w:val="00F628C3"/>
    <w:rsid w:val="00FC693F"/>
    <w:rsid w:val="00FF20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DFEC0"/>
  <w14:defaultImageDpi w14:val="300"/>
  <w15:docId w15:val="{0B535F85-3150-114B-9D19-4E4166B4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628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1410</Words>
  <Characters>7082</Characters>
  <Application>Microsoft Office Word</Application>
  <DocSecurity>0</DocSecurity>
  <Lines>295</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 Delumpa</cp:lastModifiedBy>
  <cp:revision>15</cp:revision>
  <dcterms:created xsi:type="dcterms:W3CDTF">2013-12-23T23:15:00Z</dcterms:created>
  <dcterms:modified xsi:type="dcterms:W3CDTF">2026-05-29T22:15:00Z</dcterms:modified>
  <cp:category/>
</cp:coreProperties>
</file>